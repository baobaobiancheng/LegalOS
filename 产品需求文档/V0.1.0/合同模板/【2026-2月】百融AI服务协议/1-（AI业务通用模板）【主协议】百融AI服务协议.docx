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05BA4C" w14:textId="77777777" w:rsidR="00FD45CC" w:rsidRDefault="00A21C4F">
      <w:pPr>
        <w:pBdr>
          <w:top w:val="none" w:sz="0" w:space="1" w:color="auto"/>
          <w:left w:val="none" w:sz="0" w:space="4" w:color="auto"/>
          <w:bottom w:val="none" w:sz="0" w:space="1" w:color="auto"/>
          <w:right w:val="none" w:sz="0" w:space="1" w:color="auto"/>
        </w:pBdr>
        <w:spacing w:line="360" w:lineRule="auto"/>
        <w:ind w:left="840" w:firstLineChars="2600" w:firstLine="5481"/>
        <w:rPr>
          <w:rFonts w:ascii="Arial" w:eastAsia="楷体" w:hAnsi="Arial" w:cs="Arial"/>
          <w:b/>
          <w:color w:val="000000"/>
          <w:szCs w:val="21"/>
        </w:rPr>
      </w:pPr>
      <w:r>
        <w:rPr>
          <w:rFonts w:ascii="Arial" w:eastAsia="楷体" w:hAnsi="Arial" w:cs="Arial"/>
          <w:b/>
          <w:color w:val="000000"/>
          <w:szCs w:val="21"/>
        </w:rPr>
        <w:t>协议编号：</w:t>
      </w:r>
    </w:p>
    <w:p w14:paraId="5CCA9509" w14:textId="77777777" w:rsidR="00FD45CC" w:rsidRDefault="00FD45CC">
      <w:pPr>
        <w:pBdr>
          <w:top w:val="none" w:sz="0" w:space="1" w:color="auto"/>
          <w:left w:val="none" w:sz="0" w:space="4" w:color="auto"/>
          <w:bottom w:val="none" w:sz="0" w:space="1" w:color="auto"/>
          <w:right w:val="none" w:sz="0" w:space="1" w:color="auto"/>
        </w:pBdr>
        <w:spacing w:line="360" w:lineRule="auto"/>
        <w:rPr>
          <w:rFonts w:ascii="Arial" w:eastAsia="楷体" w:hAnsi="Arial" w:cs="Arial"/>
          <w:b/>
          <w:color w:val="000000"/>
          <w:szCs w:val="21"/>
        </w:rPr>
      </w:pPr>
    </w:p>
    <w:p w14:paraId="38208A99" w14:textId="77777777" w:rsidR="00FD45CC" w:rsidRDefault="00FD45CC">
      <w:pPr>
        <w:pBdr>
          <w:top w:val="none" w:sz="0" w:space="1" w:color="auto"/>
          <w:left w:val="none" w:sz="0" w:space="4" w:color="auto"/>
          <w:bottom w:val="none" w:sz="0" w:space="1" w:color="auto"/>
          <w:right w:val="none" w:sz="0" w:space="1" w:color="auto"/>
        </w:pBdr>
        <w:spacing w:line="360" w:lineRule="auto"/>
        <w:rPr>
          <w:rFonts w:ascii="Arial" w:eastAsia="楷体" w:hAnsi="Arial" w:cs="Arial"/>
          <w:b/>
          <w:color w:val="000000"/>
          <w:szCs w:val="21"/>
        </w:rPr>
      </w:pPr>
    </w:p>
    <w:p w14:paraId="66901C4A" w14:textId="77777777" w:rsidR="00FD45CC" w:rsidRDefault="00FD45CC">
      <w:pPr>
        <w:pBdr>
          <w:top w:val="none" w:sz="0" w:space="1" w:color="auto"/>
          <w:left w:val="none" w:sz="0" w:space="4" w:color="auto"/>
          <w:bottom w:val="none" w:sz="0" w:space="1" w:color="auto"/>
          <w:right w:val="none" w:sz="0" w:space="1" w:color="auto"/>
        </w:pBdr>
        <w:spacing w:line="360" w:lineRule="auto"/>
        <w:rPr>
          <w:rFonts w:ascii="Arial" w:eastAsia="楷体" w:hAnsi="Arial" w:cs="Arial"/>
          <w:b/>
          <w:color w:val="000000"/>
          <w:szCs w:val="21"/>
        </w:rPr>
      </w:pPr>
    </w:p>
    <w:p w14:paraId="21A69D5E" w14:textId="77777777" w:rsidR="00FD45CC" w:rsidRDefault="00A21C4F">
      <w:pPr>
        <w:pBdr>
          <w:top w:val="none" w:sz="0" w:space="1" w:color="auto"/>
          <w:left w:val="none" w:sz="0" w:space="4" w:color="auto"/>
          <w:bottom w:val="none" w:sz="0" w:space="1" w:color="auto"/>
          <w:right w:val="none" w:sz="0" w:space="1" w:color="auto"/>
        </w:pBdr>
        <w:spacing w:line="360" w:lineRule="auto"/>
        <w:jc w:val="center"/>
        <w:rPr>
          <w:rFonts w:ascii="Arial" w:eastAsia="楷体" w:hAnsi="Arial" w:cs="Arial"/>
          <w:b/>
          <w:color w:val="000000"/>
          <w:sz w:val="24"/>
        </w:rPr>
      </w:pPr>
      <w:proofErr w:type="gramStart"/>
      <w:r>
        <w:rPr>
          <w:rFonts w:ascii="Arial" w:eastAsia="楷体" w:hAnsi="Arial" w:cs="Arial"/>
          <w:b/>
          <w:color w:val="000000"/>
          <w:sz w:val="48"/>
          <w:szCs w:val="48"/>
        </w:rPr>
        <w:t>百融</w:t>
      </w:r>
      <w:proofErr w:type="gramEnd"/>
      <w:r>
        <w:rPr>
          <w:rFonts w:ascii="Arial" w:eastAsia="楷体" w:hAnsi="Arial" w:cs="Arial"/>
          <w:b/>
          <w:color w:val="000000"/>
          <w:sz w:val="48"/>
          <w:szCs w:val="48"/>
        </w:rPr>
        <w:t>AI</w:t>
      </w:r>
      <w:r>
        <w:rPr>
          <w:rFonts w:ascii="Arial" w:eastAsia="楷体" w:hAnsi="Arial" w:cs="Arial"/>
          <w:b/>
          <w:color w:val="000000"/>
          <w:sz w:val="48"/>
          <w:szCs w:val="48"/>
        </w:rPr>
        <w:t>服务</w:t>
      </w:r>
      <w:r>
        <w:rPr>
          <w:rFonts w:ascii="Arial" w:eastAsia="楷体" w:hAnsi="Arial" w:cs="Arial"/>
          <w:b/>
          <w:color w:val="000000"/>
          <w:sz w:val="48"/>
          <w:szCs w:val="48"/>
        </w:rPr>
        <w:t>协议</w:t>
      </w:r>
    </w:p>
    <w:p w14:paraId="5997BB6B" w14:textId="77777777" w:rsidR="00FD45CC" w:rsidRDefault="00FD45CC">
      <w:pPr>
        <w:pBdr>
          <w:top w:val="none" w:sz="0" w:space="1" w:color="auto"/>
          <w:left w:val="none" w:sz="0" w:space="4" w:color="auto"/>
          <w:bottom w:val="none" w:sz="0" w:space="1" w:color="auto"/>
          <w:right w:val="none" w:sz="0" w:space="1" w:color="auto"/>
        </w:pBdr>
        <w:spacing w:line="360" w:lineRule="auto"/>
        <w:jc w:val="center"/>
        <w:rPr>
          <w:rFonts w:ascii="Arial" w:eastAsia="楷体" w:hAnsi="Arial" w:cs="Arial"/>
          <w:b/>
          <w:color w:val="000000"/>
          <w:sz w:val="24"/>
        </w:rPr>
      </w:pPr>
    </w:p>
    <w:p w14:paraId="5D3F4C59" w14:textId="77777777" w:rsidR="00FD45CC" w:rsidRDefault="00FD45CC">
      <w:pPr>
        <w:pBdr>
          <w:top w:val="none" w:sz="0" w:space="1" w:color="auto"/>
          <w:left w:val="none" w:sz="0" w:space="4" w:color="auto"/>
          <w:bottom w:val="none" w:sz="0" w:space="1" w:color="auto"/>
          <w:right w:val="none" w:sz="0" w:space="1" w:color="auto"/>
        </w:pBdr>
        <w:spacing w:line="360" w:lineRule="auto"/>
        <w:jc w:val="center"/>
        <w:rPr>
          <w:rFonts w:ascii="Arial" w:eastAsia="楷体" w:hAnsi="Arial" w:cs="Arial"/>
          <w:b/>
          <w:color w:val="000000"/>
          <w:sz w:val="24"/>
        </w:rPr>
      </w:pPr>
    </w:p>
    <w:p w14:paraId="2FE99939" w14:textId="77777777" w:rsidR="00FD45CC" w:rsidRDefault="00FD45CC">
      <w:pPr>
        <w:pBdr>
          <w:top w:val="none" w:sz="0" w:space="1" w:color="auto"/>
          <w:left w:val="none" w:sz="0" w:space="4" w:color="auto"/>
          <w:bottom w:val="none" w:sz="0" w:space="1" w:color="auto"/>
          <w:right w:val="none" w:sz="0" w:space="1" w:color="auto"/>
        </w:pBdr>
        <w:spacing w:line="360" w:lineRule="auto"/>
        <w:jc w:val="center"/>
        <w:rPr>
          <w:rFonts w:ascii="Arial" w:eastAsia="楷体" w:hAnsi="Arial" w:cs="Arial"/>
          <w:b/>
          <w:color w:val="000000"/>
          <w:sz w:val="24"/>
        </w:rPr>
      </w:pPr>
    </w:p>
    <w:p w14:paraId="0CD00C0F" w14:textId="77777777" w:rsidR="00FD45CC" w:rsidRDefault="00FD45CC">
      <w:pPr>
        <w:pBdr>
          <w:top w:val="none" w:sz="0" w:space="1" w:color="auto"/>
          <w:left w:val="none" w:sz="0" w:space="4" w:color="auto"/>
          <w:bottom w:val="none" w:sz="0" w:space="1" w:color="auto"/>
          <w:right w:val="none" w:sz="0" w:space="1" w:color="auto"/>
        </w:pBdr>
        <w:spacing w:line="360" w:lineRule="auto"/>
        <w:jc w:val="center"/>
        <w:rPr>
          <w:rFonts w:ascii="Arial" w:eastAsia="楷体" w:hAnsi="Arial" w:cs="Arial"/>
          <w:b/>
          <w:color w:val="000000"/>
          <w:sz w:val="24"/>
        </w:rPr>
      </w:pPr>
    </w:p>
    <w:p w14:paraId="213FF2F1" w14:textId="77777777" w:rsidR="00FD45CC" w:rsidRDefault="00FD45CC">
      <w:pPr>
        <w:pBdr>
          <w:top w:val="none" w:sz="0" w:space="1" w:color="auto"/>
          <w:left w:val="none" w:sz="0" w:space="4" w:color="auto"/>
          <w:bottom w:val="none" w:sz="0" w:space="1" w:color="auto"/>
          <w:right w:val="none" w:sz="0" w:space="1" w:color="auto"/>
        </w:pBdr>
        <w:spacing w:line="360" w:lineRule="auto"/>
        <w:jc w:val="center"/>
        <w:rPr>
          <w:rFonts w:ascii="Arial" w:eastAsia="楷体" w:hAnsi="Arial" w:cs="Arial"/>
          <w:b/>
          <w:color w:val="000000"/>
          <w:sz w:val="24"/>
        </w:rPr>
      </w:pPr>
    </w:p>
    <w:p w14:paraId="56B1AFCD" w14:textId="77777777" w:rsidR="00FD45CC" w:rsidRDefault="00FD45CC">
      <w:pPr>
        <w:pBdr>
          <w:top w:val="none" w:sz="0" w:space="1" w:color="auto"/>
          <w:left w:val="none" w:sz="0" w:space="4" w:color="auto"/>
          <w:bottom w:val="none" w:sz="0" w:space="1" w:color="auto"/>
          <w:right w:val="none" w:sz="0" w:space="1" w:color="auto"/>
        </w:pBdr>
        <w:spacing w:line="360" w:lineRule="auto"/>
        <w:jc w:val="center"/>
        <w:rPr>
          <w:rFonts w:ascii="Arial" w:eastAsia="楷体" w:hAnsi="Arial" w:cs="Arial"/>
          <w:b/>
          <w:color w:val="000000"/>
          <w:sz w:val="24"/>
        </w:rPr>
      </w:pPr>
    </w:p>
    <w:p w14:paraId="253EAF8B" w14:textId="77777777" w:rsidR="00FD45CC" w:rsidRDefault="00FD45CC">
      <w:pPr>
        <w:pBdr>
          <w:top w:val="none" w:sz="0" w:space="1" w:color="auto"/>
          <w:left w:val="none" w:sz="0" w:space="4" w:color="auto"/>
          <w:bottom w:val="none" w:sz="0" w:space="1" w:color="auto"/>
          <w:right w:val="none" w:sz="0" w:space="1" w:color="auto"/>
        </w:pBdr>
        <w:spacing w:line="360" w:lineRule="auto"/>
        <w:jc w:val="center"/>
        <w:rPr>
          <w:rFonts w:ascii="Arial" w:eastAsia="楷体" w:hAnsi="Arial" w:cs="Arial"/>
          <w:b/>
          <w:color w:val="000000"/>
          <w:sz w:val="24"/>
        </w:rPr>
      </w:pPr>
    </w:p>
    <w:p w14:paraId="003FABC1" w14:textId="77777777" w:rsidR="00FD45CC" w:rsidRDefault="00FD45CC">
      <w:pPr>
        <w:pBdr>
          <w:top w:val="none" w:sz="0" w:space="1" w:color="auto"/>
          <w:left w:val="none" w:sz="0" w:space="4" w:color="auto"/>
          <w:bottom w:val="none" w:sz="0" w:space="1" w:color="auto"/>
          <w:right w:val="none" w:sz="0" w:space="1" w:color="auto"/>
        </w:pBdr>
        <w:spacing w:line="360" w:lineRule="auto"/>
        <w:jc w:val="center"/>
        <w:rPr>
          <w:rFonts w:ascii="Arial" w:eastAsia="楷体" w:hAnsi="Arial" w:cs="Arial"/>
          <w:b/>
          <w:color w:val="000000"/>
          <w:sz w:val="24"/>
        </w:rPr>
      </w:pPr>
    </w:p>
    <w:p w14:paraId="42B6908E" w14:textId="77777777" w:rsidR="00FD45CC" w:rsidRDefault="00FD45CC">
      <w:pPr>
        <w:pBdr>
          <w:top w:val="none" w:sz="0" w:space="1" w:color="auto"/>
          <w:left w:val="none" w:sz="0" w:space="4" w:color="auto"/>
          <w:bottom w:val="none" w:sz="0" w:space="1" w:color="auto"/>
          <w:right w:val="none" w:sz="0" w:space="1" w:color="auto"/>
        </w:pBdr>
        <w:spacing w:line="360" w:lineRule="auto"/>
        <w:jc w:val="center"/>
        <w:rPr>
          <w:rFonts w:ascii="Arial" w:eastAsia="楷体" w:hAnsi="Arial" w:cs="Arial"/>
          <w:b/>
          <w:color w:val="000000"/>
          <w:sz w:val="24"/>
        </w:rPr>
      </w:pPr>
    </w:p>
    <w:p w14:paraId="31FC980A" w14:textId="77777777" w:rsidR="00FD45CC" w:rsidRDefault="00FD45CC">
      <w:pPr>
        <w:pBdr>
          <w:top w:val="none" w:sz="0" w:space="1" w:color="auto"/>
          <w:left w:val="none" w:sz="0" w:space="4" w:color="auto"/>
          <w:bottom w:val="none" w:sz="0" w:space="1" w:color="auto"/>
          <w:right w:val="none" w:sz="0" w:space="1" w:color="auto"/>
        </w:pBdr>
        <w:spacing w:line="360" w:lineRule="auto"/>
        <w:rPr>
          <w:rFonts w:ascii="Arial" w:eastAsia="楷体" w:hAnsi="Arial" w:cs="Arial"/>
          <w:b/>
          <w:color w:val="000000"/>
          <w:sz w:val="24"/>
        </w:rPr>
      </w:pPr>
    </w:p>
    <w:p w14:paraId="65B771F7" w14:textId="77777777" w:rsidR="00FD45CC" w:rsidRDefault="00FD45CC">
      <w:pPr>
        <w:pBdr>
          <w:top w:val="none" w:sz="0" w:space="1" w:color="auto"/>
          <w:left w:val="none" w:sz="0" w:space="4" w:color="auto"/>
          <w:bottom w:val="none" w:sz="0" w:space="1" w:color="auto"/>
          <w:right w:val="none" w:sz="0" w:space="1" w:color="auto"/>
        </w:pBdr>
        <w:spacing w:line="360" w:lineRule="auto"/>
        <w:jc w:val="center"/>
        <w:rPr>
          <w:rFonts w:ascii="Arial" w:eastAsia="楷体" w:hAnsi="Arial" w:cs="Arial"/>
          <w:b/>
          <w:color w:val="000000"/>
          <w:sz w:val="24"/>
        </w:rPr>
      </w:pPr>
    </w:p>
    <w:p w14:paraId="54B9C120" w14:textId="77777777" w:rsidR="00FD45CC" w:rsidRDefault="00FD45CC">
      <w:pPr>
        <w:pBdr>
          <w:top w:val="none" w:sz="0" w:space="1" w:color="auto"/>
          <w:left w:val="none" w:sz="0" w:space="4" w:color="auto"/>
          <w:bottom w:val="none" w:sz="0" w:space="1" w:color="auto"/>
          <w:right w:val="none" w:sz="0" w:space="1" w:color="auto"/>
        </w:pBdr>
        <w:spacing w:line="360" w:lineRule="auto"/>
        <w:rPr>
          <w:rFonts w:ascii="Arial" w:eastAsia="楷体" w:hAnsi="Arial" w:cs="Arial"/>
          <w:b/>
          <w:color w:val="000000"/>
          <w:sz w:val="24"/>
        </w:rPr>
      </w:pPr>
    </w:p>
    <w:p w14:paraId="3703B0F3" w14:textId="77777777" w:rsidR="00FD45CC" w:rsidRDefault="00FD45CC">
      <w:pPr>
        <w:pBdr>
          <w:top w:val="none" w:sz="0" w:space="1" w:color="auto"/>
          <w:left w:val="none" w:sz="0" w:space="4" w:color="auto"/>
          <w:bottom w:val="none" w:sz="0" w:space="1" w:color="auto"/>
          <w:right w:val="none" w:sz="0" w:space="1" w:color="auto"/>
        </w:pBdr>
        <w:spacing w:line="360" w:lineRule="auto"/>
        <w:rPr>
          <w:rFonts w:ascii="Arial" w:eastAsia="楷体" w:hAnsi="Arial" w:cs="Arial"/>
          <w:b/>
          <w:color w:val="000000"/>
          <w:sz w:val="24"/>
        </w:rPr>
      </w:pPr>
    </w:p>
    <w:p w14:paraId="619E6775" w14:textId="022ECC11" w:rsidR="00FD45CC" w:rsidRDefault="00A21C4F">
      <w:pPr>
        <w:pBdr>
          <w:top w:val="none" w:sz="0" w:space="1" w:color="auto"/>
          <w:left w:val="none" w:sz="0" w:space="4" w:color="auto"/>
          <w:bottom w:val="none" w:sz="0" w:space="1" w:color="auto"/>
          <w:right w:val="none" w:sz="0" w:space="1" w:color="auto"/>
        </w:pBdr>
        <w:spacing w:line="360" w:lineRule="auto"/>
        <w:ind w:firstLineChars="448" w:firstLine="1079"/>
        <w:rPr>
          <w:rFonts w:ascii="Arial" w:eastAsia="楷体" w:hAnsi="Arial" w:cs="Arial"/>
          <w:color w:val="000000"/>
          <w:sz w:val="24"/>
          <w:u w:val="thick"/>
        </w:rPr>
      </w:pPr>
      <w:r>
        <w:rPr>
          <w:rFonts w:ascii="Arial" w:eastAsia="楷体" w:hAnsi="Arial" w:cs="Arial"/>
          <w:b/>
          <w:color w:val="000000"/>
          <w:sz w:val="24"/>
        </w:rPr>
        <w:t>甲</w:t>
      </w:r>
      <w:r>
        <w:rPr>
          <w:rFonts w:ascii="Arial" w:eastAsia="楷体" w:hAnsi="Arial" w:cs="Arial"/>
          <w:b/>
          <w:color w:val="000000"/>
          <w:sz w:val="24"/>
        </w:rPr>
        <w:t xml:space="preserve">    </w:t>
      </w:r>
      <w:r>
        <w:rPr>
          <w:rFonts w:ascii="Arial" w:eastAsia="楷体" w:hAnsi="Arial" w:cs="Arial"/>
          <w:b/>
          <w:color w:val="000000"/>
          <w:sz w:val="24"/>
        </w:rPr>
        <w:t>方：</w:t>
      </w:r>
      <w:ins w:id="1" w:author="华中楠" w:date="2026-08-03T14:13:00Z">
        <w:r>
          <w:rPr>
            <w:rFonts w:ascii="Arial" w:eastAsia="楷体" w:hAnsi="Arial" w:cs="Arial" w:hint="eastAsia"/>
            <w:b/>
            <w:color w:val="000000"/>
            <w:sz w:val="24"/>
            <w:u w:val="single"/>
          </w:rPr>
          <w:t>大同证券有限责任公司</w:t>
        </w:r>
      </w:ins>
      <w:del w:id="2" w:author="华中楠" w:date="2026-08-03T14:13:00Z">
        <w:r>
          <w:rPr>
            <w:rFonts w:ascii="Arial" w:eastAsia="楷体" w:hAnsi="Arial" w:cs="Arial"/>
            <w:b/>
            <w:color w:val="000000"/>
            <w:sz w:val="24"/>
            <w:u w:val="single"/>
          </w:rPr>
          <w:delText xml:space="preserve">                </w:delText>
        </w:r>
      </w:del>
      <w:r>
        <w:rPr>
          <w:rFonts w:ascii="Arial" w:eastAsia="楷体" w:hAnsi="Arial" w:cs="Arial"/>
          <w:b/>
          <w:color w:val="000000"/>
          <w:sz w:val="24"/>
          <w:u w:val="single"/>
        </w:rPr>
        <w:t xml:space="preserve">            </w:t>
      </w:r>
    </w:p>
    <w:p w14:paraId="225DBDC3" w14:textId="77777777" w:rsidR="00FD45CC" w:rsidRDefault="00A21C4F">
      <w:pPr>
        <w:pBdr>
          <w:top w:val="none" w:sz="0" w:space="1" w:color="auto"/>
          <w:left w:val="none" w:sz="0" w:space="4" w:color="auto"/>
          <w:bottom w:val="none" w:sz="0" w:space="1" w:color="auto"/>
          <w:right w:val="none" w:sz="0" w:space="1" w:color="auto"/>
        </w:pBdr>
        <w:spacing w:line="360" w:lineRule="auto"/>
        <w:ind w:firstLineChars="448" w:firstLine="1079"/>
        <w:rPr>
          <w:rFonts w:ascii="Arial" w:eastAsia="楷体" w:hAnsi="Arial" w:cs="Arial"/>
          <w:b/>
          <w:color w:val="000000"/>
          <w:sz w:val="24"/>
          <w:u w:val="single"/>
        </w:rPr>
      </w:pPr>
      <w:r>
        <w:rPr>
          <w:rFonts w:ascii="Arial" w:eastAsia="楷体" w:hAnsi="Arial" w:cs="Arial"/>
          <w:b/>
          <w:color w:val="000000"/>
          <w:sz w:val="24"/>
        </w:rPr>
        <w:t>乙</w:t>
      </w:r>
      <w:r>
        <w:rPr>
          <w:rFonts w:ascii="Arial" w:eastAsia="楷体" w:hAnsi="Arial" w:cs="Arial"/>
          <w:b/>
          <w:color w:val="000000"/>
          <w:sz w:val="24"/>
        </w:rPr>
        <w:t xml:space="preserve">    </w:t>
      </w:r>
      <w:r>
        <w:rPr>
          <w:rFonts w:ascii="Arial" w:eastAsia="楷体" w:hAnsi="Arial" w:cs="Arial"/>
          <w:b/>
          <w:color w:val="000000"/>
          <w:sz w:val="24"/>
        </w:rPr>
        <w:t>方：</w:t>
      </w:r>
      <w:commentRangeStart w:id="3"/>
      <w:proofErr w:type="gramStart"/>
      <w:r>
        <w:rPr>
          <w:rFonts w:ascii="Arial" w:eastAsia="楷体" w:hAnsi="Arial" w:cs="Arial"/>
          <w:b/>
          <w:color w:val="000000"/>
          <w:sz w:val="24"/>
          <w:u w:val="single"/>
        </w:rPr>
        <w:t>百融至</w:t>
      </w:r>
      <w:proofErr w:type="gramEnd"/>
      <w:r>
        <w:rPr>
          <w:rFonts w:ascii="Arial" w:eastAsia="楷体" w:hAnsi="Arial" w:cs="Arial"/>
          <w:b/>
          <w:color w:val="000000"/>
          <w:sz w:val="24"/>
          <w:u w:val="single"/>
        </w:rPr>
        <w:t>信（北京）科技有限公司</w:t>
      </w:r>
      <w:r>
        <w:rPr>
          <w:rFonts w:ascii="Arial" w:eastAsia="楷体" w:hAnsi="Arial" w:cs="Arial" w:hint="eastAsia"/>
          <w:b/>
          <w:color w:val="000000"/>
          <w:sz w:val="24"/>
          <w:u w:val="single"/>
        </w:rPr>
        <w:t xml:space="preserve"> </w:t>
      </w:r>
      <w:commentRangeEnd w:id="3"/>
      <w:r>
        <w:rPr>
          <w:color w:val="000000"/>
        </w:rPr>
        <w:commentReference w:id="3"/>
      </w:r>
      <w:r>
        <w:rPr>
          <w:rFonts w:ascii="Arial" w:eastAsia="楷体" w:hAnsi="Arial" w:cs="Arial" w:hint="eastAsia"/>
          <w:b/>
          <w:color w:val="000000"/>
          <w:sz w:val="24"/>
          <w:u w:val="single"/>
        </w:rPr>
        <w:t xml:space="preserve">   </w:t>
      </w:r>
    </w:p>
    <w:p w14:paraId="76330AF4" w14:textId="77777777" w:rsidR="00FD45CC" w:rsidRDefault="00FD45CC">
      <w:pPr>
        <w:pBdr>
          <w:top w:val="none" w:sz="0" w:space="1" w:color="auto"/>
          <w:left w:val="none" w:sz="0" w:space="4" w:color="auto"/>
          <w:bottom w:val="none" w:sz="0" w:space="1" w:color="auto"/>
          <w:right w:val="none" w:sz="0" w:space="1" w:color="auto"/>
        </w:pBdr>
        <w:spacing w:line="360" w:lineRule="auto"/>
        <w:ind w:firstLineChars="448" w:firstLine="1075"/>
        <w:rPr>
          <w:rFonts w:ascii="Arial" w:hAnsi="Arial" w:cs="Arial"/>
          <w:color w:val="000000"/>
          <w:sz w:val="24"/>
        </w:rPr>
      </w:pPr>
    </w:p>
    <w:p w14:paraId="27464D71" w14:textId="77777777" w:rsidR="00FD45CC" w:rsidRDefault="00FD45CC">
      <w:pPr>
        <w:pBdr>
          <w:top w:val="none" w:sz="0" w:space="1" w:color="auto"/>
          <w:left w:val="none" w:sz="0" w:space="4" w:color="auto"/>
          <w:bottom w:val="none" w:sz="0" w:space="1" w:color="auto"/>
          <w:right w:val="none" w:sz="0" w:space="1" w:color="auto"/>
        </w:pBdr>
        <w:spacing w:line="360" w:lineRule="auto"/>
        <w:ind w:firstLineChars="448" w:firstLine="1075"/>
        <w:rPr>
          <w:rFonts w:ascii="Arial" w:eastAsia="楷体" w:hAnsi="Arial" w:cs="Arial"/>
          <w:color w:val="000000"/>
          <w:sz w:val="24"/>
        </w:rPr>
      </w:pPr>
    </w:p>
    <w:p w14:paraId="13FDBAEB" w14:textId="77777777" w:rsidR="00FD45CC" w:rsidRDefault="00FD45CC">
      <w:pPr>
        <w:pStyle w:val="1"/>
        <w:spacing w:before="312"/>
        <w:rPr>
          <w:rFonts w:cs="Arial"/>
          <w:color w:val="000000"/>
          <w:sz w:val="36"/>
          <w:szCs w:val="36"/>
        </w:rPr>
        <w:sectPr w:rsidR="00FD45CC">
          <w:headerReference w:type="even" r:id="rId11"/>
          <w:headerReference w:type="default" r:id="rId12"/>
          <w:footerReference w:type="even" r:id="rId13"/>
          <w:footerReference w:type="default" r:id="rId14"/>
          <w:headerReference w:type="first" r:id="rId15"/>
          <w:footerReference w:type="first" r:id="rId16"/>
          <w:pgSz w:w="11906" w:h="16838"/>
          <w:pgMar w:top="1440" w:right="1558" w:bottom="1276" w:left="1800" w:header="851" w:footer="992" w:gutter="0"/>
          <w:pgNumType w:start="1"/>
          <w:cols w:space="720"/>
          <w:titlePg/>
          <w:docGrid w:type="lines" w:linePitch="312"/>
        </w:sectPr>
      </w:pPr>
    </w:p>
    <w:p w14:paraId="3D306439" w14:textId="77777777" w:rsidR="00FD45CC" w:rsidRDefault="00A21C4F">
      <w:pPr>
        <w:spacing w:line="360" w:lineRule="auto"/>
        <w:jc w:val="center"/>
        <w:rPr>
          <w:rFonts w:ascii="Arial" w:eastAsia="楷体" w:hAnsi="Arial" w:cs="Arial"/>
          <w:b/>
          <w:bCs/>
          <w:color w:val="000000"/>
          <w:sz w:val="44"/>
          <w:szCs w:val="44"/>
        </w:rPr>
      </w:pPr>
      <w:proofErr w:type="gramStart"/>
      <w:r>
        <w:rPr>
          <w:rFonts w:ascii="Arial" w:eastAsia="楷体" w:hAnsi="Arial" w:cs="Arial"/>
          <w:b/>
          <w:bCs/>
          <w:color w:val="000000"/>
          <w:sz w:val="44"/>
          <w:szCs w:val="44"/>
        </w:rPr>
        <w:lastRenderedPageBreak/>
        <w:t>百融</w:t>
      </w:r>
      <w:proofErr w:type="gramEnd"/>
      <w:r>
        <w:rPr>
          <w:rFonts w:ascii="Arial" w:eastAsia="楷体" w:hAnsi="Arial" w:cs="Arial"/>
          <w:b/>
          <w:bCs/>
          <w:color w:val="000000"/>
          <w:sz w:val="44"/>
          <w:szCs w:val="44"/>
        </w:rPr>
        <w:t>AI</w:t>
      </w:r>
      <w:r>
        <w:rPr>
          <w:rFonts w:ascii="Arial" w:eastAsia="楷体" w:hAnsi="Arial" w:cs="Arial"/>
          <w:b/>
          <w:bCs/>
          <w:color w:val="000000"/>
          <w:sz w:val="44"/>
          <w:szCs w:val="44"/>
        </w:rPr>
        <w:t>服务协议</w:t>
      </w:r>
    </w:p>
    <w:p w14:paraId="48970CC1" w14:textId="77777777" w:rsidR="00FD45CC" w:rsidRDefault="00FD45CC">
      <w:pPr>
        <w:spacing w:line="360" w:lineRule="auto"/>
        <w:jc w:val="center"/>
        <w:rPr>
          <w:rFonts w:ascii="Arial" w:eastAsia="楷体" w:hAnsi="Arial" w:cs="Arial"/>
          <w:b/>
          <w:bCs/>
          <w:color w:val="000000"/>
          <w:sz w:val="44"/>
          <w:szCs w:val="44"/>
        </w:rPr>
      </w:pPr>
    </w:p>
    <w:p w14:paraId="585748B2" w14:textId="77777777" w:rsidR="008E1C87" w:rsidRDefault="00A21C4F">
      <w:pPr>
        <w:pBdr>
          <w:top w:val="none" w:sz="0" w:space="1" w:color="auto"/>
          <w:left w:val="none" w:sz="0" w:space="4" w:color="auto"/>
          <w:bottom w:val="none" w:sz="0" w:space="1" w:color="auto"/>
          <w:right w:val="none" w:sz="0" w:space="1" w:color="auto"/>
        </w:pBdr>
        <w:spacing w:line="360" w:lineRule="auto"/>
        <w:ind w:firstLineChars="300" w:firstLine="723"/>
        <w:rPr>
          <w:ins w:id="4" w:author="华中楠" w:date="2026-08-03T14:13:00Z"/>
          <w:rFonts w:ascii="Arial" w:eastAsia="楷体" w:hAnsi="Arial" w:cs="Arial"/>
          <w:b/>
          <w:color w:val="000000"/>
          <w:sz w:val="24"/>
          <w:u w:val="single"/>
        </w:rPr>
      </w:pPr>
      <w:ins w:id="5" w:author="华中楠" w:date="2026-08-03T14:13:00Z">
        <w:r>
          <w:rPr>
            <w:rFonts w:ascii="Arial" w:eastAsia="楷体" w:hAnsi="Arial" w:cs="Arial" w:hint="eastAsia"/>
            <w:b/>
            <w:color w:val="000000"/>
            <w:sz w:val="24"/>
          </w:rPr>
          <w:t>甲</w:t>
        </w:r>
        <w:r>
          <w:rPr>
            <w:rFonts w:ascii="Arial" w:eastAsia="楷体" w:hAnsi="Arial" w:cs="Arial" w:hint="eastAsia"/>
            <w:b/>
            <w:color w:val="000000"/>
            <w:sz w:val="24"/>
          </w:rPr>
          <w:t xml:space="preserve">    </w:t>
        </w:r>
        <w:r>
          <w:rPr>
            <w:rFonts w:ascii="Arial" w:eastAsia="楷体" w:hAnsi="Arial" w:cs="Arial" w:hint="eastAsia"/>
            <w:b/>
            <w:color w:val="000000"/>
            <w:sz w:val="24"/>
          </w:rPr>
          <w:t>方：大同证券有限责任公司</w:t>
        </w:r>
      </w:ins>
    </w:p>
    <w:p w14:paraId="278CA810" w14:textId="77777777" w:rsidR="008E1C87" w:rsidRDefault="00A21C4F">
      <w:pPr>
        <w:pBdr>
          <w:top w:val="none" w:sz="0" w:space="1" w:color="auto"/>
          <w:left w:val="none" w:sz="0" w:space="4" w:color="auto"/>
          <w:bottom w:val="none" w:sz="0" w:space="1" w:color="auto"/>
          <w:right w:val="none" w:sz="0" w:space="1" w:color="auto"/>
        </w:pBdr>
        <w:spacing w:line="360" w:lineRule="auto"/>
        <w:ind w:firstLineChars="300" w:firstLine="723"/>
        <w:rPr>
          <w:ins w:id="6" w:author="华中楠" w:date="2026-08-03T14:13:00Z"/>
          <w:rFonts w:ascii="Arial" w:eastAsia="楷体" w:hAnsi="Arial" w:cs="Arial"/>
          <w:b/>
          <w:color w:val="000000"/>
          <w:sz w:val="24"/>
          <w:u w:val="single"/>
        </w:rPr>
      </w:pPr>
      <w:ins w:id="7" w:author="华中楠" w:date="2026-08-03T14:13:00Z">
        <w:r>
          <w:rPr>
            <w:rFonts w:ascii="Arial" w:eastAsia="楷体" w:hAnsi="Arial" w:cs="Arial" w:hint="eastAsia"/>
            <w:b/>
            <w:color w:val="000000"/>
            <w:sz w:val="24"/>
          </w:rPr>
          <w:t>通讯地址：山西省太原市小店</w:t>
        </w:r>
        <w:proofErr w:type="gramStart"/>
        <w:r>
          <w:rPr>
            <w:rFonts w:ascii="Arial" w:eastAsia="楷体" w:hAnsi="Arial" w:cs="Arial" w:hint="eastAsia"/>
            <w:b/>
            <w:color w:val="000000"/>
            <w:sz w:val="24"/>
          </w:rPr>
          <w:t>区长治</w:t>
        </w:r>
        <w:proofErr w:type="gramEnd"/>
        <w:r>
          <w:rPr>
            <w:rFonts w:ascii="Arial" w:eastAsia="楷体" w:hAnsi="Arial" w:cs="Arial" w:hint="eastAsia"/>
            <w:b/>
            <w:color w:val="000000"/>
            <w:sz w:val="24"/>
          </w:rPr>
          <w:t>路</w:t>
        </w:r>
        <w:r>
          <w:rPr>
            <w:rFonts w:ascii="Arial" w:eastAsia="楷体" w:hAnsi="Arial" w:cs="Arial" w:hint="eastAsia"/>
            <w:b/>
            <w:color w:val="000000"/>
            <w:sz w:val="24"/>
          </w:rPr>
          <w:t>111</w:t>
        </w:r>
        <w:r>
          <w:rPr>
            <w:rFonts w:ascii="Arial" w:eastAsia="楷体" w:hAnsi="Arial" w:cs="Arial" w:hint="eastAsia"/>
            <w:b/>
            <w:color w:val="000000"/>
            <w:sz w:val="24"/>
          </w:rPr>
          <w:t>号</w:t>
        </w:r>
        <w:r>
          <w:rPr>
            <w:rFonts w:ascii="Arial" w:eastAsia="楷体" w:hAnsi="Arial" w:cs="Arial" w:hint="eastAsia"/>
            <w:b/>
            <w:color w:val="000000"/>
            <w:sz w:val="24"/>
          </w:rPr>
          <w:t>12</w:t>
        </w:r>
        <w:r>
          <w:rPr>
            <w:rFonts w:ascii="Arial" w:eastAsia="楷体" w:hAnsi="Arial" w:cs="Arial" w:hint="eastAsia"/>
            <w:b/>
            <w:color w:val="000000"/>
            <w:sz w:val="24"/>
          </w:rPr>
          <w:t>、</w:t>
        </w:r>
        <w:r>
          <w:rPr>
            <w:rFonts w:ascii="Arial" w:eastAsia="楷体" w:hAnsi="Arial" w:cs="Arial" w:hint="eastAsia"/>
            <w:b/>
            <w:color w:val="000000"/>
            <w:sz w:val="24"/>
          </w:rPr>
          <w:t>13</w:t>
        </w:r>
        <w:r>
          <w:rPr>
            <w:rFonts w:ascii="Arial" w:eastAsia="楷体" w:hAnsi="Arial" w:cs="Arial" w:hint="eastAsia"/>
            <w:b/>
            <w:color w:val="000000"/>
            <w:sz w:val="24"/>
          </w:rPr>
          <w:t>层</w:t>
        </w:r>
      </w:ins>
    </w:p>
    <w:p w14:paraId="5A183EA9" w14:textId="77777777" w:rsidR="008E1C87" w:rsidRDefault="00A21C4F">
      <w:pPr>
        <w:pBdr>
          <w:top w:val="none" w:sz="0" w:space="1" w:color="auto"/>
          <w:left w:val="none" w:sz="0" w:space="4" w:color="auto"/>
          <w:bottom w:val="none" w:sz="0" w:space="1" w:color="auto"/>
          <w:right w:val="none" w:sz="0" w:space="1" w:color="auto"/>
        </w:pBdr>
        <w:spacing w:line="360" w:lineRule="auto"/>
        <w:ind w:firstLineChars="300" w:firstLine="723"/>
        <w:rPr>
          <w:ins w:id="8" w:author="华中楠" w:date="2026-08-03T14:13:00Z"/>
          <w:rFonts w:ascii="Arial" w:eastAsia="楷体" w:hAnsi="Arial" w:cs="Arial"/>
          <w:b/>
          <w:color w:val="000000"/>
          <w:sz w:val="24"/>
          <w:u w:val="single"/>
        </w:rPr>
      </w:pPr>
      <w:ins w:id="9" w:author="华中楠" w:date="2026-08-03T14:13:00Z">
        <w:r>
          <w:rPr>
            <w:rFonts w:ascii="Arial" w:eastAsia="楷体" w:hAnsi="Arial" w:cs="Arial" w:hint="eastAsia"/>
            <w:b/>
            <w:color w:val="000000"/>
            <w:sz w:val="24"/>
          </w:rPr>
          <w:t>授权代表：王福生</w:t>
        </w:r>
      </w:ins>
    </w:p>
    <w:p w14:paraId="6F28B2DB" w14:textId="77777777" w:rsidR="008E1C87" w:rsidRDefault="00A21C4F">
      <w:pPr>
        <w:pBdr>
          <w:top w:val="none" w:sz="0" w:space="1" w:color="auto"/>
          <w:left w:val="none" w:sz="0" w:space="4" w:color="auto"/>
          <w:bottom w:val="none" w:sz="0" w:space="1" w:color="auto"/>
          <w:right w:val="none" w:sz="0" w:space="1" w:color="auto"/>
        </w:pBdr>
        <w:spacing w:line="360" w:lineRule="auto"/>
        <w:ind w:firstLineChars="300" w:firstLine="723"/>
        <w:rPr>
          <w:ins w:id="10" w:author="华中楠" w:date="2026-08-03T14:13:00Z"/>
          <w:rFonts w:ascii="Arial" w:eastAsia="楷体" w:hAnsi="Arial" w:cs="Arial"/>
          <w:b/>
          <w:color w:val="000000"/>
          <w:sz w:val="24"/>
          <w:u w:val="single"/>
        </w:rPr>
      </w:pPr>
      <w:ins w:id="11" w:author="华中楠" w:date="2026-08-03T14:13:00Z">
        <w:r>
          <w:rPr>
            <w:rFonts w:ascii="Arial" w:eastAsia="楷体" w:hAnsi="Arial" w:cs="Arial" w:hint="eastAsia"/>
            <w:b/>
            <w:color w:val="000000"/>
            <w:sz w:val="24"/>
          </w:rPr>
          <w:t>经</w:t>
        </w:r>
        <w:r>
          <w:rPr>
            <w:rFonts w:ascii="Arial" w:eastAsia="楷体" w:hAnsi="Arial" w:cs="Arial" w:hint="eastAsia"/>
            <w:b/>
            <w:color w:val="000000"/>
            <w:sz w:val="24"/>
          </w:rPr>
          <w:t xml:space="preserve"> </w:t>
        </w:r>
        <w:r>
          <w:rPr>
            <w:rFonts w:ascii="Arial" w:eastAsia="楷体" w:hAnsi="Arial" w:cs="Arial" w:hint="eastAsia"/>
            <w:b/>
            <w:color w:val="000000"/>
            <w:sz w:val="24"/>
          </w:rPr>
          <w:t>办</w:t>
        </w:r>
        <w:r>
          <w:rPr>
            <w:rFonts w:ascii="Arial" w:eastAsia="楷体" w:hAnsi="Arial" w:cs="Arial" w:hint="eastAsia"/>
            <w:b/>
            <w:color w:val="000000"/>
            <w:sz w:val="24"/>
          </w:rPr>
          <w:t xml:space="preserve"> </w:t>
        </w:r>
        <w:r>
          <w:rPr>
            <w:rFonts w:ascii="Arial" w:eastAsia="楷体" w:hAnsi="Arial" w:cs="Arial" w:hint="eastAsia"/>
            <w:b/>
            <w:color w:val="000000"/>
            <w:sz w:val="24"/>
          </w:rPr>
          <w:t>人：华中</w:t>
        </w:r>
        <w:proofErr w:type="gramStart"/>
        <w:r>
          <w:rPr>
            <w:rFonts w:ascii="Arial" w:eastAsia="楷体" w:hAnsi="Arial" w:cs="Arial" w:hint="eastAsia"/>
            <w:b/>
            <w:color w:val="000000"/>
            <w:sz w:val="24"/>
          </w:rPr>
          <w:t>楠</w:t>
        </w:r>
        <w:proofErr w:type="gramEnd"/>
      </w:ins>
    </w:p>
    <w:p w14:paraId="56838EE5" w14:textId="77777777" w:rsidR="00FD45CC" w:rsidRDefault="00A21C4F">
      <w:pPr>
        <w:pBdr>
          <w:top w:val="none" w:sz="0" w:space="1" w:color="auto"/>
          <w:bottom w:val="none" w:sz="0" w:space="1" w:color="auto"/>
          <w:right w:val="none" w:sz="0" w:space="4" w:color="auto"/>
        </w:pBdr>
        <w:spacing w:line="360" w:lineRule="auto"/>
        <w:ind w:left="4638" w:hangingChars="2200" w:hanging="4638"/>
        <w:rPr>
          <w:del w:id="12" w:author="华中楠" w:date="2026-08-03T14:13:00Z"/>
          <w:rFonts w:ascii="Arial" w:eastAsia="楷体" w:hAnsi="Arial" w:cs="Arial"/>
          <w:b/>
          <w:color w:val="000000"/>
          <w:szCs w:val="21"/>
        </w:rPr>
      </w:pPr>
      <w:del w:id="13" w:author="华中楠" w:date="2026-08-03T14:13:00Z">
        <w:r>
          <w:rPr>
            <w:rFonts w:ascii="Arial" w:eastAsia="楷体" w:hAnsi="Arial" w:cs="Arial"/>
            <w:b/>
            <w:color w:val="000000"/>
            <w:szCs w:val="21"/>
          </w:rPr>
          <w:delText>甲方：</w:delText>
        </w:r>
        <w:r>
          <w:rPr>
            <w:rFonts w:ascii="Arial" w:eastAsia="楷体" w:hAnsi="Arial" w:cs="Arial"/>
            <w:b/>
            <w:color w:val="000000"/>
            <w:szCs w:val="21"/>
          </w:rPr>
          <w:delText xml:space="preserve">                             </w:delText>
        </w:r>
      </w:del>
    </w:p>
    <w:p w14:paraId="5805431B" w14:textId="77777777" w:rsidR="00FD45CC" w:rsidRDefault="00A21C4F">
      <w:pPr>
        <w:pBdr>
          <w:top w:val="none" w:sz="0" w:space="1" w:color="auto"/>
          <w:bottom w:val="none" w:sz="0" w:space="1" w:color="auto"/>
          <w:right w:val="none" w:sz="0" w:space="4" w:color="auto"/>
        </w:pBdr>
        <w:spacing w:line="360" w:lineRule="auto"/>
        <w:rPr>
          <w:del w:id="14" w:author="华中楠" w:date="2026-08-03T14:13:00Z"/>
          <w:rFonts w:ascii="Arial" w:eastAsia="楷体" w:hAnsi="Arial" w:cs="Arial"/>
          <w:bCs/>
          <w:color w:val="000000"/>
          <w:szCs w:val="21"/>
        </w:rPr>
      </w:pPr>
      <w:del w:id="15" w:author="华中楠" w:date="2026-08-03T14:13:00Z">
        <w:r>
          <w:rPr>
            <w:rFonts w:ascii="Arial" w:eastAsia="楷体" w:hAnsi="Arial" w:cs="Arial"/>
            <w:bCs/>
            <w:color w:val="000000"/>
            <w:szCs w:val="21"/>
          </w:rPr>
          <w:delText>联系人：</w:delText>
        </w:r>
      </w:del>
    </w:p>
    <w:p w14:paraId="502745A3" w14:textId="77777777" w:rsidR="00FD45CC" w:rsidRDefault="00A21C4F">
      <w:pPr>
        <w:pBdr>
          <w:top w:val="none" w:sz="0" w:space="1" w:color="auto"/>
          <w:bottom w:val="none" w:sz="0" w:space="1" w:color="auto"/>
          <w:right w:val="none" w:sz="0" w:space="4" w:color="auto"/>
        </w:pBdr>
        <w:spacing w:line="360" w:lineRule="auto"/>
        <w:rPr>
          <w:del w:id="16" w:author="华中楠" w:date="2026-08-03T14:13:00Z"/>
          <w:rFonts w:ascii="Arial" w:eastAsia="楷体" w:hAnsi="Arial" w:cs="Arial"/>
          <w:bCs/>
          <w:color w:val="000000"/>
          <w:szCs w:val="21"/>
        </w:rPr>
      </w:pPr>
      <w:moveFromRangeStart w:id="17" w:author="华中楠" w:date="2026-08-03T14:13:00Z" w:name="move236658841"/>
      <w:moveFrom w:id="18" w:author="华中楠" w:date="2026-08-03T14:13:00Z">
        <w:r>
          <w:rPr>
            <w:rFonts w:ascii="Arial" w:hAnsi="Arial"/>
            <w:b/>
            <w:color w:val="000000"/>
            <w:sz w:val="24"/>
            <w:rPrChange w:id="19" w:author="华中楠" w:date="2026-08-03T14:13:00Z">
              <w:rPr>
                <w:rFonts w:ascii="Arial" w:eastAsia="楷体" w:hAnsi="Arial" w:cs="Arial"/>
                <w:bCs/>
                <w:color w:val="000000"/>
                <w:szCs w:val="21"/>
              </w:rPr>
            </w:rPrChange>
          </w:rPr>
          <w:t>电子邮箱：</w:t>
        </w:r>
      </w:moveFrom>
      <w:moveFromRangeEnd w:id="17"/>
    </w:p>
    <w:p w14:paraId="22893FAF" w14:textId="0762771E" w:rsidR="00FD45CC" w:rsidRDefault="00A21C4F">
      <w:pPr>
        <w:pBdr>
          <w:top w:val="none" w:sz="0" w:space="1" w:color="auto"/>
          <w:left w:val="none" w:sz="0" w:space="4" w:color="auto"/>
          <w:bottom w:val="none" w:sz="0" w:space="1" w:color="auto"/>
          <w:right w:val="none" w:sz="0" w:space="1" w:color="auto"/>
        </w:pBdr>
        <w:spacing w:line="360" w:lineRule="auto"/>
        <w:ind w:firstLineChars="300" w:firstLine="723"/>
        <w:rPr>
          <w:rFonts w:ascii="Arial" w:hAnsi="Arial"/>
          <w:b/>
          <w:color w:val="000000"/>
          <w:sz w:val="24"/>
          <w:u w:val="single"/>
          <w:rPrChange w:id="20" w:author="华中楠" w:date="2026-08-03T14:13:00Z">
            <w:rPr>
              <w:rFonts w:ascii="Arial" w:eastAsia="楷体" w:hAnsi="Arial" w:cs="Arial"/>
              <w:bCs/>
              <w:color w:val="000000"/>
              <w:szCs w:val="21"/>
            </w:rPr>
          </w:rPrChange>
        </w:rPr>
        <w:pPrChange w:id="21" w:author="华中楠" w:date="2026-08-03T14:13:00Z">
          <w:pPr>
            <w:pBdr>
              <w:top w:val="none" w:sz="0" w:space="1" w:color="auto"/>
              <w:bottom w:val="none" w:sz="0" w:space="1" w:color="auto"/>
              <w:right w:val="none" w:sz="0" w:space="4" w:color="auto"/>
            </w:pBdr>
            <w:spacing w:line="360" w:lineRule="auto"/>
            <w:ind w:left="4620" w:hangingChars="2200" w:hanging="4620"/>
          </w:pPr>
        </w:pPrChange>
      </w:pPr>
      <w:r>
        <w:rPr>
          <w:rFonts w:ascii="Arial" w:hAnsi="Arial"/>
          <w:b/>
          <w:color w:val="000000"/>
          <w:sz w:val="24"/>
          <w:rPrChange w:id="22" w:author="华中楠" w:date="2026-08-03T14:13:00Z">
            <w:rPr>
              <w:rFonts w:ascii="Arial" w:eastAsia="楷体" w:hAnsi="Arial" w:cs="Arial"/>
              <w:bCs/>
              <w:color w:val="000000"/>
              <w:szCs w:val="21"/>
            </w:rPr>
          </w:rPrChange>
        </w:rPr>
        <w:t>联系电话：</w:t>
      </w:r>
      <w:ins w:id="23" w:author="华中楠" w:date="2026-08-03T14:13:00Z">
        <w:r>
          <w:rPr>
            <w:rFonts w:ascii="Arial" w:eastAsia="楷体" w:hAnsi="Arial" w:cs="Arial" w:hint="eastAsia"/>
            <w:b/>
            <w:color w:val="000000"/>
            <w:sz w:val="24"/>
          </w:rPr>
          <w:t>17740867787</w:t>
        </w:r>
        <w:r>
          <w:rPr>
            <w:rFonts w:ascii="Arial" w:eastAsia="楷体" w:hAnsi="Arial" w:cs="Arial" w:hint="eastAsia"/>
            <w:b/>
            <w:color w:val="000000"/>
            <w:sz w:val="24"/>
          </w:rPr>
          <w:tab/>
        </w:r>
      </w:ins>
    </w:p>
    <w:p w14:paraId="47F8EAA1" w14:textId="77777777" w:rsidR="008E1C87" w:rsidRDefault="00A21C4F">
      <w:pPr>
        <w:pBdr>
          <w:top w:val="none" w:sz="0" w:space="1" w:color="auto"/>
          <w:left w:val="none" w:sz="0" w:space="4" w:color="auto"/>
          <w:bottom w:val="none" w:sz="0" w:space="1" w:color="auto"/>
          <w:right w:val="none" w:sz="0" w:space="1" w:color="auto"/>
        </w:pBdr>
        <w:spacing w:line="360" w:lineRule="auto"/>
        <w:ind w:firstLineChars="300" w:firstLine="723"/>
        <w:rPr>
          <w:ins w:id="24" w:author="华中楠" w:date="2026-08-03T14:13:00Z"/>
          <w:rFonts w:ascii="Arial" w:eastAsia="楷体" w:hAnsi="Arial" w:cs="Arial"/>
          <w:b/>
          <w:color w:val="000000"/>
          <w:sz w:val="24"/>
        </w:rPr>
      </w:pPr>
      <w:ins w:id="25" w:author="华中楠" w:date="2026-08-03T14:13:00Z">
        <w:r>
          <w:rPr>
            <w:rFonts w:ascii="Arial" w:eastAsia="楷体" w:hAnsi="Arial" w:cs="Arial" w:hint="eastAsia"/>
            <w:b/>
            <w:color w:val="000000"/>
            <w:sz w:val="24"/>
          </w:rPr>
          <w:t>电子邮件：</w:t>
        </w:r>
      </w:ins>
    </w:p>
    <w:p w14:paraId="334DFBBB" w14:textId="77777777" w:rsidR="008E1C87" w:rsidRDefault="008E1C87">
      <w:pPr>
        <w:pBdr>
          <w:top w:val="none" w:sz="0" w:space="1" w:color="auto"/>
          <w:left w:val="none" w:sz="0" w:space="4" w:color="auto"/>
          <w:bottom w:val="none" w:sz="0" w:space="1" w:color="auto"/>
          <w:right w:val="none" w:sz="0" w:space="1" w:color="auto"/>
        </w:pBdr>
        <w:spacing w:line="360" w:lineRule="auto"/>
        <w:ind w:firstLineChars="300" w:firstLine="723"/>
        <w:rPr>
          <w:ins w:id="26" w:author="华中楠" w:date="2026-08-03T14:13:00Z"/>
          <w:rFonts w:ascii="Arial" w:eastAsia="楷体" w:hAnsi="Arial" w:cs="Arial"/>
          <w:b/>
          <w:color w:val="000000"/>
          <w:sz w:val="24"/>
        </w:rPr>
      </w:pPr>
    </w:p>
    <w:p w14:paraId="2AF972B6" w14:textId="51BEF539" w:rsidR="00FD45CC" w:rsidRDefault="00A21C4F">
      <w:pPr>
        <w:pBdr>
          <w:top w:val="none" w:sz="0" w:space="1" w:color="auto"/>
          <w:bottom w:val="none" w:sz="0" w:space="1" w:color="auto"/>
          <w:right w:val="none" w:sz="0" w:space="4" w:color="auto"/>
        </w:pBdr>
        <w:spacing w:line="360" w:lineRule="auto"/>
        <w:rPr>
          <w:del w:id="27" w:author="华中楠" w:date="2026-08-03T14:13:00Z"/>
          <w:rFonts w:ascii="Arial" w:eastAsia="楷体" w:hAnsi="Arial" w:cs="Arial"/>
          <w:b/>
          <w:color w:val="000000"/>
          <w:szCs w:val="21"/>
        </w:rPr>
      </w:pPr>
      <w:ins w:id="28" w:author="华中楠" w:date="2026-08-03T14:13:00Z">
        <w:r>
          <w:rPr>
            <w:rFonts w:ascii="Arial" w:eastAsia="楷体" w:hAnsi="Arial" w:cs="Arial"/>
            <w:b/>
            <w:color w:val="000000"/>
            <w:sz w:val="24"/>
          </w:rPr>
          <w:t>乙</w:t>
        </w:r>
        <w:r>
          <w:rPr>
            <w:rFonts w:ascii="Arial" w:eastAsia="楷体" w:hAnsi="Arial" w:cs="Arial" w:hint="eastAsia"/>
            <w:b/>
            <w:color w:val="000000"/>
            <w:sz w:val="24"/>
          </w:rPr>
          <w:t xml:space="preserve">    </w:t>
        </w:r>
        <w:r>
          <w:rPr>
            <w:rFonts w:ascii="Arial" w:eastAsia="楷体" w:hAnsi="Arial" w:cs="Arial"/>
            <w:b/>
            <w:color w:val="000000"/>
            <w:sz w:val="24"/>
          </w:rPr>
          <w:t>方</w:t>
        </w:r>
      </w:ins>
    </w:p>
    <w:p w14:paraId="2F47A9DB" w14:textId="77777777" w:rsidR="00FD45CC" w:rsidRDefault="00A21C4F">
      <w:pPr>
        <w:pBdr>
          <w:top w:val="none" w:sz="0" w:space="1" w:color="auto"/>
          <w:left w:val="none" w:sz="0" w:space="4" w:color="auto"/>
          <w:bottom w:val="none" w:sz="0" w:space="1" w:color="auto"/>
          <w:right w:val="none" w:sz="0" w:space="1" w:color="auto"/>
        </w:pBdr>
        <w:spacing w:line="360" w:lineRule="auto"/>
        <w:ind w:firstLineChars="300" w:firstLine="632"/>
        <w:rPr>
          <w:rFonts w:ascii="Arial" w:hAnsi="Arial"/>
          <w:b/>
          <w:color w:val="000000"/>
          <w:sz w:val="24"/>
          <w:rPrChange w:id="29" w:author="华中楠" w:date="2026-08-03T14:13:00Z">
            <w:rPr>
              <w:rFonts w:ascii="Arial" w:eastAsia="楷体" w:hAnsi="Arial" w:cs="Arial"/>
              <w:color w:val="000000"/>
              <w:szCs w:val="21"/>
            </w:rPr>
          </w:rPrChange>
        </w:rPr>
        <w:pPrChange w:id="30" w:author="华中楠" w:date="2026-08-03T14:13:00Z">
          <w:pPr>
            <w:pBdr>
              <w:top w:val="none" w:sz="0" w:space="1" w:color="auto"/>
              <w:bottom w:val="none" w:sz="0" w:space="1" w:color="auto"/>
              <w:right w:val="none" w:sz="0" w:space="4" w:color="auto"/>
            </w:pBdr>
            <w:spacing w:line="360" w:lineRule="auto"/>
            <w:ind w:left="4638" w:hangingChars="2200" w:hanging="4638"/>
          </w:pPr>
        </w:pPrChange>
      </w:pPr>
      <w:commentRangeStart w:id="31"/>
      <w:del w:id="32" w:author="华中楠" w:date="2026-08-03T14:13:00Z">
        <w:r>
          <w:rPr>
            <w:rFonts w:ascii="Arial" w:eastAsia="楷体" w:hAnsi="Arial" w:cs="Arial"/>
            <w:b/>
            <w:color w:val="000000"/>
            <w:szCs w:val="21"/>
          </w:rPr>
          <w:delText>乙方</w:delText>
        </w:r>
      </w:del>
      <w:r>
        <w:rPr>
          <w:rFonts w:ascii="Arial" w:hAnsi="Arial"/>
          <w:b/>
          <w:color w:val="000000"/>
          <w:sz w:val="24"/>
          <w:rPrChange w:id="33" w:author="华中楠" w:date="2026-08-03T14:13:00Z">
            <w:rPr>
              <w:rFonts w:ascii="Arial" w:eastAsia="楷体" w:hAnsi="Arial" w:cs="Arial"/>
              <w:b/>
              <w:color w:val="000000"/>
              <w:szCs w:val="21"/>
            </w:rPr>
          </w:rPrChange>
        </w:rPr>
        <w:t>：</w:t>
      </w:r>
      <w:proofErr w:type="gramStart"/>
      <w:r>
        <w:rPr>
          <w:rFonts w:ascii="Arial" w:hAnsi="Arial"/>
          <w:b/>
          <w:color w:val="000000"/>
          <w:sz w:val="24"/>
          <w:rPrChange w:id="34" w:author="华中楠" w:date="2026-08-03T14:13:00Z">
            <w:rPr>
              <w:rFonts w:ascii="Arial" w:eastAsia="楷体" w:hAnsi="Arial" w:cs="Arial"/>
              <w:b/>
              <w:color w:val="000000"/>
              <w:szCs w:val="21"/>
            </w:rPr>
          </w:rPrChange>
        </w:rPr>
        <w:t>百融至</w:t>
      </w:r>
      <w:proofErr w:type="gramEnd"/>
      <w:r>
        <w:rPr>
          <w:rFonts w:ascii="Arial" w:hAnsi="Arial"/>
          <w:b/>
          <w:color w:val="000000"/>
          <w:sz w:val="24"/>
          <w:rPrChange w:id="35" w:author="华中楠" w:date="2026-08-03T14:13:00Z">
            <w:rPr>
              <w:rFonts w:ascii="Arial" w:eastAsia="楷体" w:hAnsi="Arial" w:cs="Arial"/>
              <w:b/>
              <w:color w:val="000000"/>
              <w:szCs w:val="21"/>
            </w:rPr>
          </w:rPrChange>
        </w:rPr>
        <w:t>信（北京）科技有限公司</w:t>
      </w:r>
      <w:commentRangeEnd w:id="31"/>
      <w:r>
        <w:commentReference w:id="31"/>
      </w:r>
    </w:p>
    <w:p w14:paraId="25D25FB4" w14:textId="77777777" w:rsidR="008E1C87" w:rsidRDefault="00A21C4F">
      <w:pPr>
        <w:pBdr>
          <w:top w:val="none" w:sz="0" w:space="1" w:color="auto"/>
          <w:left w:val="none" w:sz="0" w:space="4" w:color="auto"/>
          <w:bottom w:val="none" w:sz="0" w:space="1" w:color="auto"/>
          <w:right w:val="none" w:sz="0" w:space="1" w:color="auto"/>
        </w:pBdr>
        <w:spacing w:line="360" w:lineRule="auto"/>
        <w:ind w:firstLineChars="300" w:firstLine="630"/>
        <w:rPr>
          <w:ins w:id="37" w:author="华中楠" w:date="2026-08-03T14:13:00Z"/>
          <w:rFonts w:ascii="Arial" w:eastAsia="楷体" w:hAnsi="Arial" w:cs="Arial"/>
          <w:b/>
          <w:color w:val="000000"/>
          <w:sz w:val="24"/>
          <w:u w:val="single"/>
        </w:rPr>
      </w:pPr>
      <w:ins w:id="38" w:author="华中楠" w:date="2026-08-03T14:13:00Z">
        <w:r>
          <w:rPr>
            <w:rFonts w:hint="eastAsia"/>
          </w:rPr>
          <w:t xml:space="preserve"> </w:t>
        </w:r>
        <w:r>
          <w:rPr>
            <w:rFonts w:ascii="Arial" w:eastAsia="楷体" w:hAnsi="Arial" w:cs="Arial" w:hint="eastAsia"/>
            <w:b/>
            <w:color w:val="000000"/>
            <w:sz w:val="24"/>
          </w:rPr>
          <w:t>通讯地址：</w:t>
        </w:r>
        <w:r>
          <w:rPr>
            <w:rFonts w:ascii="Arial" w:eastAsia="楷体" w:hAnsi="Arial" w:cs="Arial" w:hint="eastAsia"/>
            <w:b/>
            <w:color w:val="000000"/>
            <w:sz w:val="24"/>
          </w:rPr>
          <w:t>北京市</w:t>
        </w:r>
        <w:proofErr w:type="gramStart"/>
        <w:r>
          <w:rPr>
            <w:rFonts w:ascii="Arial" w:eastAsia="楷体" w:hAnsi="Arial" w:cs="Arial" w:hint="eastAsia"/>
            <w:b/>
            <w:color w:val="000000"/>
            <w:sz w:val="24"/>
          </w:rPr>
          <w:t>朝阳区望京</w:t>
        </w:r>
        <w:proofErr w:type="gramEnd"/>
        <w:r>
          <w:rPr>
            <w:rFonts w:ascii="Arial" w:eastAsia="楷体" w:hAnsi="Arial" w:cs="Arial" w:hint="eastAsia"/>
            <w:b/>
            <w:color w:val="000000"/>
            <w:sz w:val="24"/>
          </w:rPr>
          <w:t>街道阜荣街</w:t>
        </w:r>
        <w:r>
          <w:rPr>
            <w:rFonts w:ascii="Arial" w:eastAsia="楷体" w:hAnsi="Arial" w:cs="Arial" w:hint="eastAsia"/>
            <w:b/>
            <w:color w:val="000000"/>
            <w:sz w:val="24"/>
          </w:rPr>
          <w:t>10</w:t>
        </w:r>
        <w:r>
          <w:rPr>
            <w:rFonts w:ascii="Arial" w:eastAsia="楷体" w:hAnsi="Arial" w:cs="Arial" w:hint="eastAsia"/>
            <w:b/>
            <w:color w:val="000000"/>
            <w:sz w:val="24"/>
          </w:rPr>
          <w:t>号环球广场</w:t>
        </w:r>
        <w:r>
          <w:rPr>
            <w:rFonts w:ascii="Arial" w:eastAsia="楷体" w:hAnsi="Arial" w:cs="Arial" w:hint="eastAsia"/>
            <w:b/>
            <w:color w:val="000000"/>
            <w:sz w:val="24"/>
          </w:rPr>
          <w:t>A</w:t>
        </w:r>
        <w:r>
          <w:rPr>
            <w:rFonts w:ascii="Arial" w:eastAsia="楷体" w:hAnsi="Arial" w:cs="Arial" w:hint="eastAsia"/>
            <w:b/>
            <w:color w:val="000000"/>
            <w:sz w:val="24"/>
          </w:rPr>
          <w:t>座</w:t>
        </w:r>
      </w:ins>
    </w:p>
    <w:p w14:paraId="12AE479F" w14:textId="77777777" w:rsidR="008E1C87" w:rsidRDefault="00A21C4F">
      <w:pPr>
        <w:pBdr>
          <w:top w:val="none" w:sz="0" w:space="1" w:color="auto"/>
          <w:left w:val="none" w:sz="0" w:space="4" w:color="auto"/>
          <w:bottom w:val="none" w:sz="0" w:space="1" w:color="auto"/>
          <w:right w:val="none" w:sz="0" w:space="1" w:color="auto"/>
        </w:pBdr>
        <w:spacing w:line="360" w:lineRule="auto"/>
        <w:ind w:firstLineChars="300" w:firstLine="723"/>
        <w:rPr>
          <w:ins w:id="39" w:author="华中楠" w:date="2026-08-03T14:13:00Z"/>
          <w:rFonts w:ascii="Arial" w:eastAsia="楷体" w:hAnsi="Arial" w:cs="Arial"/>
          <w:b/>
          <w:color w:val="000000"/>
          <w:sz w:val="24"/>
          <w:u w:val="single"/>
        </w:rPr>
      </w:pPr>
      <w:ins w:id="40" w:author="华中楠" w:date="2026-08-03T14:13:00Z">
        <w:r>
          <w:rPr>
            <w:rFonts w:ascii="Arial" w:eastAsia="楷体" w:hAnsi="Arial" w:cs="Arial"/>
            <w:b/>
            <w:color w:val="000000"/>
            <w:sz w:val="24"/>
          </w:rPr>
          <w:t>联</w:t>
        </w:r>
        <w:r>
          <w:rPr>
            <w:rFonts w:ascii="Arial" w:eastAsia="楷体" w:hAnsi="Arial" w:cs="Arial" w:hint="eastAsia"/>
            <w:b/>
            <w:color w:val="000000"/>
            <w:sz w:val="24"/>
          </w:rPr>
          <w:t xml:space="preserve"> </w:t>
        </w:r>
        <w:r>
          <w:rPr>
            <w:rFonts w:ascii="Arial" w:eastAsia="楷体" w:hAnsi="Arial" w:cs="Arial"/>
            <w:b/>
            <w:color w:val="000000"/>
            <w:sz w:val="24"/>
          </w:rPr>
          <w:t>系</w:t>
        </w:r>
        <w:r>
          <w:rPr>
            <w:rFonts w:ascii="Arial" w:eastAsia="楷体" w:hAnsi="Arial" w:cs="Arial" w:hint="eastAsia"/>
            <w:b/>
            <w:color w:val="000000"/>
            <w:sz w:val="24"/>
          </w:rPr>
          <w:t xml:space="preserve"> </w:t>
        </w:r>
        <w:r>
          <w:rPr>
            <w:rFonts w:ascii="Arial" w:eastAsia="楷体" w:hAnsi="Arial" w:cs="Arial"/>
            <w:b/>
            <w:color w:val="000000"/>
            <w:sz w:val="24"/>
          </w:rPr>
          <w:t>人：</w:t>
        </w:r>
        <w:proofErr w:type="gramStart"/>
        <w:r>
          <w:rPr>
            <w:rFonts w:ascii="Arial" w:eastAsia="楷体" w:hAnsi="Arial" w:cs="Arial" w:hint="eastAsia"/>
            <w:b/>
            <w:color w:val="000000"/>
            <w:sz w:val="24"/>
          </w:rPr>
          <w:t>王关心</w:t>
        </w:r>
        <w:proofErr w:type="gramEnd"/>
        <w:r>
          <w:rPr>
            <w:rFonts w:ascii="Arial" w:eastAsia="楷体" w:hAnsi="Arial" w:cs="Arial"/>
            <w:b/>
            <w:color w:val="000000"/>
            <w:sz w:val="24"/>
          </w:rPr>
          <w:tab/>
        </w:r>
      </w:ins>
    </w:p>
    <w:p w14:paraId="6A8F44E1" w14:textId="77777777" w:rsidR="00FD45CC" w:rsidRDefault="00A21C4F">
      <w:pPr>
        <w:pBdr>
          <w:top w:val="none" w:sz="0" w:space="1" w:color="auto"/>
          <w:bottom w:val="none" w:sz="0" w:space="1" w:color="auto"/>
          <w:right w:val="none" w:sz="0" w:space="4" w:color="auto"/>
        </w:pBdr>
        <w:tabs>
          <w:tab w:val="left" w:pos="4207"/>
        </w:tabs>
        <w:spacing w:line="360" w:lineRule="auto"/>
        <w:ind w:left="4620" w:hangingChars="2200" w:hanging="4620"/>
        <w:rPr>
          <w:del w:id="41" w:author="华中楠" w:date="2026-08-03T14:13:00Z"/>
          <w:rFonts w:ascii="Arial" w:eastAsia="楷体" w:hAnsi="Arial" w:cs="Arial"/>
          <w:bCs/>
          <w:color w:val="000000"/>
          <w:szCs w:val="21"/>
        </w:rPr>
      </w:pPr>
      <w:del w:id="42" w:author="华中楠" w:date="2026-08-03T14:13:00Z">
        <w:r>
          <w:rPr>
            <w:rFonts w:ascii="Arial" w:eastAsia="楷体" w:hAnsi="Arial" w:cs="Arial"/>
            <w:bCs/>
            <w:color w:val="000000"/>
            <w:szCs w:val="21"/>
          </w:rPr>
          <w:delText>联系人：</w:delText>
        </w:r>
        <w:r>
          <w:rPr>
            <w:rFonts w:ascii="Arial" w:eastAsia="楷体" w:hAnsi="Arial" w:cs="Arial"/>
            <w:bCs/>
            <w:color w:val="000000"/>
            <w:szCs w:val="21"/>
          </w:rPr>
          <w:tab/>
        </w:r>
      </w:del>
    </w:p>
    <w:p w14:paraId="3BF51208" w14:textId="77777777" w:rsidR="00FD45CC" w:rsidRDefault="00A21C4F">
      <w:pPr>
        <w:pBdr>
          <w:top w:val="none" w:sz="0" w:space="1" w:color="auto"/>
          <w:bottom w:val="none" w:sz="0" w:space="1" w:color="auto"/>
          <w:right w:val="none" w:sz="0" w:space="4" w:color="auto"/>
        </w:pBdr>
        <w:spacing w:line="360" w:lineRule="auto"/>
        <w:rPr>
          <w:del w:id="43" w:author="华中楠" w:date="2026-08-03T14:13:00Z"/>
          <w:rFonts w:ascii="Arial" w:eastAsia="楷体" w:hAnsi="Arial" w:cs="Arial"/>
          <w:bCs/>
          <w:color w:val="000000"/>
          <w:szCs w:val="21"/>
        </w:rPr>
      </w:pPr>
      <w:del w:id="44" w:author="华中楠" w:date="2026-08-03T14:13:00Z">
        <w:r>
          <w:rPr>
            <w:rFonts w:ascii="Arial" w:eastAsia="楷体" w:hAnsi="Arial" w:cs="Arial"/>
            <w:bCs/>
            <w:color w:val="000000"/>
            <w:szCs w:val="21"/>
          </w:rPr>
          <w:delText>电子邮箱：</w:delText>
        </w:r>
      </w:del>
    </w:p>
    <w:p w14:paraId="3A7FD3D5" w14:textId="42FE6053" w:rsidR="00FD45CC" w:rsidRDefault="00A21C4F">
      <w:pPr>
        <w:pBdr>
          <w:top w:val="none" w:sz="0" w:space="1" w:color="auto"/>
          <w:left w:val="none" w:sz="0" w:space="4" w:color="auto"/>
          <w:bottom w:val="none" w:sz="0" w:space="1" w:color="auto"/>
          <w:right w:val="none" w:sz="0" w:space="1" w:color="auto"/>
        </w:pBdr>
        <w:spacing w:line="360" w:lineRule="auto"/>
        <w:ind w:firstLineChars="300" w:firstLine="723"/>
        <w:rPr>
          <w:rFonts w:ascii="Arial" w:hAnsi="Arial"/>
          <w:b/>
          <w:color w:val="000000"/>
          <w:sz w:val="24"/>
          <w:rPrChange w:id="45" w:author="华中楠" w:date="2026-08-03T14:13:00Z">
            <w:rPr>
              <w:rFonts w:ascii="Arial" w:eastAsia="楷体" w:hAnsi="Arial" w:cs="Arial"/>
              <w:bCs/>
              <w:color w:val="000000"/>
              <w:szCs w:val="21"/>
            </w:rPr>
          </w:rPrChange>
        </w:rPr>
        <w:pPrChange w:id="46" w:author="华中楠" w:date="2026-08-03T14:13:00Z">
          <w:pPr>
            <w:pBdr>
              <w:top w:val="none" w:sz="0" w:space="1" w:color="auto"/>
              <w:bottom w:val="none" w:sz="0" w:space="1" w:color="auto"/>
              <w:right w:val="none" w:sz="0" w:space="4" w:color="auto"/>
            </w:pBdr>
            <w:spacing w:line="360" w:lineRule="auto"/>
            <w:ind w:left="4305" w:hangingChars="2050" w:hanging="4305"/>
          </w:pPr>
        </w:pPrChange>
      </w:pPr>
      <w:r>
        <w:rPr>
          <w:rFonts w:ascii="Arial" w:hAnsi="Arial"/>
          <w:b/>
          <w:color w:val="000000"/>
          <w:sz w:val="24"/>
          <w:rPrChange w:id="47" w:author="华中楠" w:date="2026-08-03T14:13:00Z">
            <w:rPr>
              <w:rFonts w:ascii="Arial" w:eastAsia="楷体" w:hAnsi="Arial" w:cs="Arial"/>
              <w:bCs/>
              <w:color w:val="000000"/>
              <w:szCs w:val="21"/>
            </w:rPr>
          </w:rPrChange>
        </w:rPr>
        <w:t>联系电话：</w:t>
      </w:r>
      <w:ins w:id="48" w:author="华中楠" w:date="2026-08-03T14:13:00Z">
        <w:r>
          <w:rPr>
            <w:rFonts w:ascii="Arial" w:eastAsia="楷体" w:hAnsi="Arial" w:cs="Arial" w:hint="eastAsia"/>
            <w:b/>
            <w:color w:val="000000"/>
            <w:sz w:val="24"/>
          </w:rPr>
          <w:t>15124767003</w:t>
        </w:r>
      </w:ins>
    </w:p>
    <w:p w14:paraId="3A72EB37" w14:textId="77777777" w:rsidR="008E1C87" w:rsidRDefault="00A21C4F">
      <w:pPr>
        <w:pBdr>
          <w:top w:val="none" w:sz="0" w:space="1" w:color="auto"/>
          <w:left w:val="none" w:sz="0" w:space="4" w:color="auto"/>
          <w:bottom w:val="none" w:sz="0" w:space="1" w:color="auto"/>
          <w:right w:val="none" w:sz="0" w:space="1" w:color="auto"/>
        </w:pBdr>
        <w:spacing w:line="360" w:lineRule="auto"/>
        <w:ind w:firstLineChars="300" w:firstLine="723"/>
        <w:rPr>
          <w:ins w:id="49" w:author="华中楠" w:date="2026-08-03T14:13:00Z"/>
          <w:rFonts w:ascii="Arial" w:eastAsia="楷体" w:hAnsi="Arial" w:cs="Arial"/>
          <w:b/>
          <w:color w:val="000000"/>
          <w:sz w:val="24"/>
          <w:u w:val="single"/>
        </w:rPr>
      </w:pPr>
      <w:moveToRangeStart w:id="50" w:author="华中楠" w:date="2026-08-03T14:13:00Z" w:name="move236658841"/>
      <w:moveTo w:id="51" w:author="华中楠" w:date="2026-08-03T14:13:00Z">
        <w:r>
          <w:rPr>
            <w:rFonts w:ascii="Arial" w:hAnsi="Arial"/>
            <w:b/>
            <w:color w:val="000000"/>
            <w:sz w:val="24"/>
            <w:rPrChange w:id="52" w:author="华中楠" w:date="2026-08-03T14:13:00Z">
              <w:rPr>
                <w:rFonts w:ascii="Arial" w:eastAsia="楷体" w:hAnsi="Arial" w:cs="Arial"/>
                <w:bCs/>
                <w:color w:val="000000"/>
                <w:szCs w:val="21"/>
              </w:rPr>
            </w:rPrChange>
          </w:rPr>
          <w:t>电子邮箱：</w:t>
        </w:r>
      </w:moveTo>
      <w:moveToRangeEnd w:id="50"/>
    </w:p>
    <w:p w14:paraId="65B664E9" w14:textId="77777777" w:rsidR="008E1C87" w:rsidRDefault="008E1C87">
      <w:pPr>
        <w:pBdr>
          <w:top w:val="none" w:sz="0" w:space="1" w:color="auto"/>
          <w:bottom w:val="none" w:sz="0" w:space="1" w:color="auto"/>
          <w:right w:val="none" w:sz="0" w:space="4" w:color="auto"/>
        </w:pBdr>
        <w:spacing w:line="360" w:lineRule="auto"/>
        <w:ind w:left="4322" w:hangingChars="2050" w:hanging="4322"/>
        <w:rPr>
          <w:ins w:id="53" w:author="华中楠" w:date="2026-08-03T14:13:00Z"/>
          <w:rFonts w:ascii="Arial" w:eastAsia="楷体" w:hAnsi="Arial" w:cs="Arial"/>
          <w:b/>
          <w:color w:val="000000"/>
          <w:szCs w:val="21"/>
        </w:rPr>
      </w:pPr>
    </w:p>
    <w:p w14:paraId="49118CE1" w14:textId="33C22785" w:rsidR="00FD45CC" w:rsidRDefault="00FD45CC">
      <w:pPr>
        <w:pBdr>
          <w:top w:val="none" w:sz="0" w:space="1" w:color="auto"/>
          <w:bottom w:val="none" w:sz="0" w:space="1" w:color="auto"/>
          <w:right w:val="none" w:sz="0" w:space="4" w:color="auto"/>
        </w:pBdr>
        <w:spacing w:line="360" w:lineRule="auto"/>
        <w:ind w:left="4322" w:hangingChars="2050" w:hanging="4322"/>
        <w:rPr>
          <w:rFonts w:ascii="Arial" w:eastAsia="楷体" w:hAnsi="Arial" w:cs="Arial"/>
          <w:b/>
          <w:color w:val="000000"/>
          <w:szCs w:val="21"/>
        </w:rPr>
      </w:pPr>
    </w:p>
    <w:p w14:paraId="4C738276" w14:textId="77777777" w:rsidR="00FD45CC" w:rsidRDefault="00A21C4F">
      <w:pPr>
        <w:pBdr>
          <w:top w:val="none" w:sz="0" w:space="1" w:color="auto"/>
          <w:bottom w:val="none" w:sz="0" w:space="2" w:color="auto"/>
          <w:right w:val="none" w:sz="0" w:space="4" w:color="auto"/>
        </w:pBdr>
        <w:spacing w:line="360" w:lineRule="auto"/>
        <w:ind w:firstLineChars="200" w:firstLine="420"/>
        <w:rPr>
          <w:rFonts w:ascii="Arial" w:eastAsia="楷体" w:hAnsi="Arial" w:cs="Arial"/>
          <w:bCs/>
          <w:color w:val="000000"/>
          <w:szCs w:val="21"/>
        </w:rPr>
      </w:pPr>
      <w:r>
        <w:rPr>
          <w:rFonts w:ascii="Arial" w:eastAsia="楷体" w:hAnsi="Arial" w:cs="Arial"/>
          <w:bCs/>
          <w:color w:val="000000"/>
          <w:szCs w:val="21"/>
        </w:rPr>
        <w:t>甲乙双方在遵守国家有关法律法规的前提下，本着诚实、信用、公平原则，就乙方向甲方</w:t>
      </w:r>
      <w:r>
        <w:rPr>
          <w:rFonts w:ascii="Arial" w:eastAsia="楷体" w:hAnsi="Arial" w:cs="Arial"/>
          <w:bCs/>
          <w:color w:val="000000"/>
          <w:szCs w:val="21"/>
        </w:rPr>
        <w:t>提供</w:t>
      </w:r>
      <w:r>
        <w:rPr>
          <w:rFonts w:ascii="Arial" w:eastAsia="楷体" w:hAnsi="Arial" w:cs="Arial"/>
          <w:bCs/>
          <w:color w:val="000000"/>
          <w:szCs w:val="21"/>
        </w:rPr>
        <w:t>AI</w:t>
      </w:r>
      <w:r>
        <w:rPr>
          <w:rFonts w:ascii="Arial" w:eastAsia="楷体" w:hAnsi="Arial" w:cs="Arial"/>
          <w:bCs/>
          <w:color w:val="000000"/>
          <w:szCs w:val="21"/>
        </w:rPr>
        <w:t>服务、</w:t>
      </w:r>
      <w:r>
        <w:rPr>
          <w:rFonts w:ascii="Arial" w:eastAsia="楷体" w:hAnsi="Arial" w:cs="Arial" w:hint="eastAsia"/>
          <w:bCs/>
          <w:color w:val="000000"/>
          <w:szCs w:val="21"/>
        </w:rPr>
        <w:t>硅基员工</w:t>
      </w:r>
      <w:r>
        <w:rPr>
          <w:rFonts w:ascii="Arial" w:eastAsia="楷体" w:hAnsi="Arial" w:cs="Arial"/>
          <w:bCs/>
          <w:color w:val="000000"/>
          <w:szCs w:val="21"/>
        </w:rPr>
        <w:t>服务</w:t>
      </w:r>
      <w:r>
        <w:rPr>
          <w:rFonts w:ascii="Arial" w:eastAsia="楷体" w:hAnsi="Arial" w:cs="Arial"/>
          <w:bCs/>
          <w:color w:val="000000"/>
          <w:szCs w:val="21"/>
        </w:rPr>
        <w:t>及</w:t>
      </w:r>
      <w:r>
        <w:rPr>
          <w:rFonts w:ascii="Arial" w:eastAsia="楷体" w:hAnsi="Arial" w:cs="Arial"/>
          <w:bCs/>
          <w:color w:val="000000"/>
          <w:szCs w:val="21"/>
        </w:rPr>
        <w:t>相关事宜达成一致意见，签订本协议，以资共同信守：</w:t>
      </w:r>
    </w:p>
    <w:p w14:paraId="5C137633" w14:textId="77777777" w:rsidR="00FD45CC" w:rsidRDefault="00A21C4F">
      <w:pPr>
        <w:pStyle w:val="1"/>
        <w:spacing w:before="312"/>
        <w:rPr>
          <w:rFonts w:cs="Arial"/>
          <w:color w:val="000000"/>
        </w:rPr>
      </w:pPr>
      <w:r>
        <w:rPr>
          <w:rFonts w:cs="Arial"/>
          <w:color w:val="000000"/>
        </w:rPr>
        <w:t>一、服务内容</w:t>
      </w:r>
    </w:p>
    <w:p w14:paraId="55D1A2EA" w14:textId="77777777" w:rsidR="00FD45CC" w:rsidRDefault="00A21C4F">
      <w:pPr>
        <w:pStyle w:val="2"/>
        <w:spacing w:before="156"/>
        <w:ind w:firstLineChars="0" w:firstLine="0"/>
        <w:rPr>
          <w:rFonts w:ascii="Arial" w:hAnsi="Arial" w:cs="Arial"/>
          <w:color w:val="000000"/>
        </w:rPr>
      </w:pPr>
      <w:r>
        <w:rPr>
          <w:rFonts w:ascii="Arial" w:hAnsi="Arial" w:cs="Arial"/>
          <w:color w:val="000000"/>
        </w:rPr>
        <w:t>1.1 AI</w:t>
      </w:r>
      <w:r>
        <w:rPr>
          <w:rFonts w:ascii="Arial" w:hAnsi="Arial" w:cs="Arial"/>
          <w:color w:val="000000"/>
        </w:rPr>
        <w:t>服务：乙方</w:t>
      </w:r>
      <w:r>
        <w:rPr>
          <w:rFonts w:ascii="Arial" w:hAnsi="Arial" w:cs="Arial"/>
          <w:color w:val="000000"/>
        </w:rPr>
        <w:t>基于</w:t>
      </w:r>
      <w:r>
        <w:rPr>
          <w:rFonts w:ascii="Arial" w:hAnsi="Arial" w:cs="Arial"/>
          <w:color w:val="000000"/>
        </w:rPr>
        <w:t>自主研发</w:t>
      </w:r>
      <w:proofErr w:type="gramStart"/>
      <w:r>
        <w:rPr>
          <w:rFonts w:ascii="Arial" w:hAnsi="Arial" w:cs="Arial"/>
          <w:color w:val="000000"/>
        </w:rPr>
        <w:t>的</w:t>
      </w:r>
      <w:r>
        <w:rPr>
          <w:rFonts w:ascii="Arial" w:hAnsi="Arial" w:cs="Arial" w:hint="eastAsia"/>
          <w:color w:val="000000"/>
        </w:rPr>
        <w:t>百融百</w:t>
      </w:r>
      <w:proofErr w:type="gramEnd"/>
      <w:r>
        <w:rPr>
          <w:rFonts w:ascii="Arial" w:hAnsi="Arial" w:cs="Arial" w:hint="eastAsia"/>
          <w:color w:val="000000"/>
        </w:rPr>
        <w:t>工智能体</w:t>
      </w:r>
      <w:r>
        <w:rPr>
          <w:rFonts w:ascii="Arial" w:hAnsi="Arial" w:cs="Arial"/>
          <w:color w:val="000000"/>
        </w:rPr>
        <w:t>平</w:t>
      </w:r>
      <w:r>
        <w:rPr>
          <w:rFonts w:ascii="Arial" w:hAnsi="Arial" w:cs="Arial" w:hint="eastAsia"/>
          <w:color w:val="000000"/>
        </w:rPr>
        <w:t>台（以下简称“百工平台”），</w:t>
      </w:r>
      <w:r>
        <w:rPr>
          <w:rFonts w:ascii="Arial" w:hAnsi="Arial" w:cs="Arial" w:hint="eastAsia"/>
          <w:color w:val="000000"/>
        </w:rPr>
        <w:t>结合</w:t>
      </w:r>
      <w:r>
        <w:rPr>
          <w:rFonts w:ascii="Arial" w:hAnsi="Arial" w:cs="Arial"/>
          <w:color w:val="000000"/>
        </w:rPr>
        <w:t>甲方</w:t>
      </w:r>
      <w:r>
        <w:rPr>
          <w:rFonts w:ascii="Arial" w:hAnsi="Arial" w:cs="Arial" w:hint="eastAsia"/>
          <w:color w:val="000000"/>
        </w:rPr>
        <w:t>的</w:t>
      </w:r>
      <w:r>
        <w:rPr>
          <w:rFonts w:ascii="Arial" w:hAnsi="Arial" w:cs="Arial"/>
          <w:color w:val="000000"/>
        </w:rPr>
        <w:t>具体</w:t>
      </w:r>
      <w:r>
        <w:rPr>
          <w:rFonts w:ascii="Arial" w:hAnsi="Arial" w:cs="Arial"/>
          <w:color w:val="000000"/>
        </w:rPr>
        <w:t>业务需求</w:t>
      </w:r>
      <w:r>
        <w:rPr>
          <w:rFonts w:ascii="Arial" w:hAnsi="Arial" w:cs="Arial" w:hint="eastAsia"/>
          <w:color w:val="000000"/>
        </w:rPr>
        <w:t>，为甲方搭建</w:t>
      </w:r>
      <w:r>
        <w:rPr>
          <w:rFonts w:ascii="Arial" w:hAnsi="Arial" w:cs="Arial"/>
          <w:color w:val="000000"/>
        </w:rPr>
        <w:t>智能体</w:t>
      </w:r>
      <w:r>
        <w:rPr>
          <w:rFonts w:ascii="Arial" w:hAnsi="Arial" w:cs="Arial" w:hint="eastAsia"/>
          <w:color w:val="000000"/>
        </w:rPr>
        <w:t>并提供硅基员工服务，同时</w:t>
      </w:r>
      <w:r>
        <w:rPr>
          <w:rFonts w:ascii="Arial" w:hAnsi="Arial" w:cs="Arial"/>
          <w:color w:val="000000"/>
        </w:rPr>
        <w:t>应甲方要求</w:t>
      </w:r>
      <w:r>
        <w:rPr>
          <w:rFonts w:ascii="Arial" w:hAnsi="Arial" w:cs="Arial"/>
          <w:color w:val="000000"/>
        </w:rPr>
        <w:t>提供</w:t>
      </w:r>
      <w:r>
        <w:rPr>
          <w:rFonts w:ascii="Arial" w:hAnsi="Arial" w:cs="Arial"/>
          <w:color w:val="000000"/>
        </w:rPr>
        <w:t>其他</w:t>
      </w:r>
      <w:r>
        <w:rPr>
          <w:rFonts w:ascii="Arial" w:hAnsi="Arial" w:cs="Arial" w:hint="eastAsia"/>
          <w:color w:val="000000"/>
        </w:rPr>
        <w:t>相关</w:t>
      </w:r>
      <w:r>
        <w:rPr>
          <w:rFonts w:ascii="Arial" w:hAnsi="Arial" w:cs="Arial"/>
          <w:color w:val="000000"/>
        </w:rPr>
        <w:t>AI</w:t>
      </w:r>
      <w:r>
        <w:rPr>
          <w:rFonts w:ascii="Arial" w:hAnsi="Arial" w:cs="Arial"/>
          <w:color w:val="000000"/>
        </w:rPr>
        <w:t>服务</w:t>
      </w:r>
      <w:r>
        <w:rPr>
          <w:rFonts w:ascii="Arial" w:hAnsi="Arial" w:cs="Arial"/>
          <w:color w:val="000000"/>
        </w:rPr>
        <w:t>。</w:t>
      </w:r>
      <w:r>
        <w:rPr>
          <w:rFonts w:ascii="Arial" w:hAnsi="Arial" w:cs="Arial"/>
          <w:color w:val="000000"/>
        </w:rPr>
        <w:t>其</w:t>
      </w:r>
      <w:r>
        <w:rPr>
          <w:rFonts w:ascii="Arial" w:hAnsi="Arial" w:cs="Arial"/>
          <w:color w:val="000000"/>
        </w:rPr>
        <w:t>具</w:t>
      </w:r>
      <w:r>
        <w:rPr>
          <w:rFonts w:ascii="Arial" w:hAnsi="Arial" w:cs="Arial"/>
          <w:color w:val="000000"/>
        </w:rPr>
        <w:t>体</w:t>
      </w:r>
      <w:r>
        <w:rPr>
          <w:rFonts w:ascii="Arial" w:hAnsi="Arial" w:cs="Arial"/>
          <w:color w:val="000000"/>
        </w:rPr>
        <w:t>业务场景、</w:t>
      </w:r>
      <w:r>
        <w:rPr>
          <w:rFonts w:ascii="Arial" w:hAnsi="Arial" w:cs="Arial"/>
          <w:color w:val="000000"/>
        </w:rPr>
        <w:t>服务介绍</w:t>
      </w:r>
      <w:r>
        <w:rPr>
          <w:rFonts w:ascii="Arial" w:hAnsi="Arial" w:cs="Arial"/>
          <w:color w:val="000000"/>
        </w:rPr>
        <w:t>、</w:t>
      </w:r>
      <w:r>
        <w:rPr>
          <w:rFonts w:ascii="Arial" w:hAnsi="Arial" w:cs="Arial"/>
          <w:color w:val="000000"/>
        </w:rPr>
        <w:t>收费模式、结算报价</w:t>
      </w:r>
      <w:r>
        <w:rPr>
          <w:rFonts w:ascii="Arial" w:hAnsi="Arial" w:cs="Arial"/>
          <w:color w:val="000000"/>
        </w:rPr>
        <w:t>等详见</w:t>
      </w:r>
      <w:r>
        <w:rPr>
          <w:rFonts w:ascii="Arial" w:hAnsi="Arial" w:cs="Arial" w:hint="eastAsia"/>
          <w:color w:val="000000"/>
        </w:rPr>
        <w:t>附件</w:t>
      </w:r>
      <w:r>
        <w:rPr>
          <w:rFonts w:ascii="Arial" w:hAnsi="Arial" w:cs="Arial" w:hint="eastAsia"/>
          <w:color w:val="000000"/>
        </w:rPr>
        <w:t>【</w:t>
      </w:r>
      <w:r>
        <w:rPr>
          <w:rFonts w:ascii="Arial" w:hAnsi="Arial" w:cs="Arial" w:hint="eastAsia"/>
          <w:color w:val="000000"/>
        </w:rPr>
        <w:t>一</w:t>
      </w:r>
      <w:r>
        <w:rPr>
          <w:rFonts w:ascii="Arial" w:hAnsi="Arial" w:cs="Arial" w:hint="eastAsia"/>
          <w:color w:val="000000"/>
        </w:rPr>
        <w:t>】</w:t>
      </w:r>
      <w:r>
        <w:rPr>
          <w:rFonts w:ascii="Arial" w:hAnsi="Arial" w:cs="Arial"/>
          <w:color w:val="000000"/>
        </w:rPr>
        <w:t>。</w:t>
      </w:r>
    </w:p>
    <w:p w14:paraId="56D307C5" w14:textId="77777777" w:rsidR="00FD45CC" w:rsidRDefault="00A21C4F">
      <w:pPr>
        <w:pStyle w:val="2"/>
        <w:spacing w:before="156"/>
        <w:ind w:firstLineChars="0" w:firstLine="0"/>
        <w:rPr>
          <w:rFonts w:ascii="Arial" w:hAnsi="Arial" w:cs="Arial"/>
          <w:color w:val="000000"/>
        </w:rPr>
      </w:pPr>
      <w:r>
        <w:rPr>
          <w:rFonts w:ascii="Arial" w:hAnsi="Arial" w:cs="Arial"/>
          <w:color w:val="000000"/>
        </w:rPr>
        <w:lastRenderedPageBreak/>
        <w:t>如后续新增业务场景</w:t>
      </w:r>
      <w:r>
        <w:rPr>
          <w:rFonts w:ascii="Arial" w:hAnsi="Arial" w:cs="Arial"/>
          <w:color w:val="000000"/>
        </w:rPr>
        <w:t>涉及</w:t>
      </w:r>
      <w:r>
        <w:rPr>
          <w:rFonts w:ascii="Arial" w:hAnsi="Arial" w:cs="Arial"/>
          <w:color w:val="000000"/>
        </w:rPr>
        <w:t>具体合作模式、细节以及结算</w:t>
      </w:r>
      <w:r>
        <w:rPr>
          <w:rFonts w:ascii="Arial" w:hAnsi="Arial" w:cs="Arial"/>
          <w:color w:val="000000"/>
        </w:rPr>
        <w:t>报价等</w:t>
      </w:r>
      <w:r>
        <w:rPr>
          <w:rFonts w:ascii="Arial" w:hAnsi="Arial" w:cs="Arial"/>
          <w:color w:val="000000"/>
        </w:rPr>
        <w:t>，</w:t>
      </w:r>
      <w:r>
        <w:rPr>
          <w:rFonts w:ascii="Arial" w:hAnsi="Arial" w:cs="Arial"/>
          <w:color w:val="000000"/>
        </w:rPr>
        <w:t>由双方另行签署补充协议等书面形式约定</w:t>
      </w:r>
      <w:r>
        <w:rPr>
          <w:rFonts w:ascii="Arial" w:hAnsi="Arial" w:cs="Arial"/>
          <w:color w:val="000000"/>
        </w:rPr>
        <w:t>。</w:t>
      </w:r>
    </w:p>
    <w:p w14:paraId="773D9C4B" w14:textId="77777777" w:rsidR="00FD45CC" w:rsidRDefault="00A21C4F">
      <w:pPr>
        <w:pStyle w:val="2"/>
        <w:spacing w:before="156"/>
        <w:ind w:firstLineChars="0" w:firstLine="0"/>
        <w:rPr>
          <w:rFonts w:ascii="Arial" w:hAnsi="Arial" w:cs="Arial"/>
          <w:color w:val="000000"/>
        </w:rPr>
      </w:pPr>
      <w:r>
        <w:rPr>
          <w:rFonts w:ascii="Arial" w:hAnsi="Arial" w:cs="Arial"/>
          <w:color w:val="000000"/>
        </w:rPr>
        <w:t>1.2</w:t>
      </w:r>
      <w:r>
        <w:rPr>
          <w:rFonts w:ascii="Arial" w:hAnsi="Arial" w:cs="Arial"/>
          <w:color w:val="000000"/>
        </w:rPr>
        <w:t>甲乙双方同意在本协议生效之日起【五】</w:t>
      </w:r>
      <w:proofErr w:type="gramStart"/>
      <w:r>
        <w:rPr>
          <w:rFonts w:ascii="Arial" w:hAnsi="Arial" w:cs="Arial"/>
          <w:color w:val="000000"/>
        </w:rPr>
        <w:t>个</w:t>
      </w:r>
      <w:proofErr w:type="gramEnd"/>
      <w:r>
        <w:rPr>
          <w:rFonts w:ascii="Arial" w:hAnsi="Arial" w:cs="Arial"/>
          <w:color w:val="000000"/>
        </w:rPr>
        <w:t>工作日内</w:t>
      </w:r>
      <w:r>
        <w:rPr>
          <w:rFonts w:ascii="Arial" w:hAnsi="Arial" w:cs="Arial"/>
          <w:color w:val="000000"/>
        </w:rPr>
        <w:t>，</w:t>
      </w:r>
      <w:r>
        <w:rPr>
          <w:rFonts w:ascii="Arial" w:hAnsi="Arial" w:cs="Arial"/>
          <w:color w:val="000000"/>
        </w:rPr>
        <w:t>分别指定专人组成联合项目组</w:t>
      </w:r>
      <w:r>
        <w:rPr>
          <w:rFonts w:ascii="Arial" w:hAnsi="Arial" w:cs="Arial"/>
          <w:color w:val="000000"/>
        </w:rPr>
        <w:t>，</w:t>
      </w:r>
      <w:r>
        <w:rPr>
          <w:rFonts w:ascii="Arial" w:hAnsi="Arial" w:cs="Arial"/>
          <w:color w:val="000000"/>
        </w:rPr>
        <w:t>共同负责本协议项下服务项目的推进。乙方应当按照双方确定的时限、频度、方式完成测试工作。甲方承诺在乙方提供服务期间给予充分积极</w:t>
      </w:r>
      <w:r>
        <w:rPr>
          <w:rFonts w:ascii="Arial" w:hAnsi="Arial" w:cs="Arial" w:hint="eastAsia"/>
          <w:color w:val="000000"/>
        </w:rPr>
        <w:t>地</w:t>
      </w:r>
      <w:r>
        <w:rPr>
          <w:rFonts w:ascii="Arial" w:hAnsi="Arial" w:cs="Arial"/>
          <w:color w:val="000000"/>
        </w:rPr>
        <w:t>配合</w:t>
      </w:r>
      <w:r>
        <w:rPr>
          <w:rFonts w:ascii="Arial" w:hAnsi="Arial" w:cs="Arial"/>
          <w:color w:val="000000"/>
        </w:rPr>
        <w:t>，</w:t>
      </w:r>
      <w:r>
        <w:rPr>
          <w:rFonts w:ascii="Arial" w:hAnsi="Arial" w:cs="Arial"/>
          <w:color w:val="000000"/>
        </w:rPr>
        <w:t>自愿接受并提供乙方要求的硬件和软件环境。</w:t>
      </w:r>
    </w:p>
    <w:p w14:paraId="26098BE6" w14:textId="77777777" w:rsidR="00FD45CC" w:rsidRDefault="00A21C4F">
      <w:pPr>
        <w:pStyle w:val="a0"/>
        <w:pBdr>
          <w:top w:val="none" w:sz="0" w:space="1" w:color="auto"/>
          <w:bottom w:val="none" w:sz="0" w:space="1" w:color="auto"/>
          <w:right w:val="none" w:sz="0" w:space="1" w:color="auto"/>
        </w:pBdr>
        <w:spacing w:line="360" w:lineRule="auto"/>
        <w:ind w:firstLineChars="0" w:firstLine="0"/>
        <w:rPr>
          <w:rFonts w:ascii="Arial" w:eastAsia="楷体" w:hAnsi="Arial" w:cs="Arial"/>
          <w:color w:val="000000"/>
          <w:szCs w:val="21"/>
        </w:rPr>
      </w:pPr>
      <w:r>
        <w:rPr>
          <w:rFonts w:ascii="Arial" w:eastAsia="楷体" w:hAnsi="Arial" w:cs="Arial"/>
          <w:color w:val="000000"/>
          <w:szCs w:val="21"/>
        </w:rPr>
        <w:t>1.2.1</w:t>
      </w:r>
      <w:r>
        <w:rPr>
          <w:rFonts w:ascii="Arial" w:eastAsia="楷体" w:hAnsi="Arial" w:cs="Arial"/>
          <w:color w:val="000000"/>
          <w:szCs w:val="21"/>
        </w:rPr>
        <w:t>如遇突发性紧急事件</w:t>
      </w:r>
      <w:r>
        <w:rPr>
          <w:rFonts w:ascii="Arial" w:eastAsia="楷体" w:hAnsi="Arial" w:cs="Arial"/>
          <w:color w:val="000000"/>
          <w:szCs w:val="21"/>
        </w:rPr>
        <w:t>，</w:t>
      </w:r>
      <w:r>
        <w:rPr>
          <w:rFonts w:ascii="Arial" w:eastAsia="楷体" w:hAnsi="Arial" w:cs="Arial"/>
          <w:color w:val="000000"/>
          <w:szCs w:val="21"/>
        </w:rPr>
        <w:t>由双方紧急联系人协商解决：</w:t>
      </w:r>
    </w:p>
    <w:p w14:paraId="6D3E3D69" w14:textId="1268BD3E" w:rsidR="00FD45CC" w:rsidRDefault="00A21C4F">
      <w:pPr>
        <w:pStyle w:val="a0"/>
        <w:pBdr>
          <w:top w:val="none" w:sz="0" w:space="1" w:color="auto"/>
          <w:bottom w:val="none" w:sz="0" w:space="1" w:color="auto"/>
          <w:right w:val="none" w:sz="0" w:space="1" w:color="auto"/>
        </w:pBdr>
        <w:spacing w:line="360" w:lineRule="auto"/>
        <w:ind w:left="720" w:firstLineChars="0" w:firstLine="0"/>
        <w:rPr>
          <w:rFonts w:ascii="Arial" w:eastAsia="楷体" w:hAnsi="Arial" w:cs="Arial"/>
          <w:color w:val="000000"/>
          <w:szCs w:val="21"/>
        </w:rPr>
      </w:pPr>
      <w:r>
        <w:rPr>
          <w:rFonts w:ascii="Arial" w:eastAsia="楷体" w:hAnsi="Arial" w:cs="Arial"/>
          <w:color w:val="000000"/>
          <w:szCs w:val="21"/>
        </w:rPr>
        <w:t>甲方：</w:t>
      </w:r>
      <w:ins w:id="54" w:author="华中楠" w:date="2026-08-03T14:13:00Z">
        <w:r>
          <w:rPr>
            <w:rFonts w:ascii="Arial" w:eastAsia="楷体" w:hAnsi="Arial" w:cs="Arial"/>
            <w:color w:val="000000"/>
            <w:szCs w:val="21"/>
          </w:rPr>
          <w:t>【</w:t>
        </w:r>
        <w:r>
          <w:rPr>
            <w:rFonts w:ascii="Arial" w:eastAsia="楷体" w:hAnsi="Arial" w:cs="Arial" w:hint="eastAsia"/>
            <w:color w:val="000000"/>
            <w:szCs w:val="21"/>
          </w:rPr>
          <w:t>华中楠</w:t>
        </w:r>
        <w:r>
          <w:rPr>
            <w:rFonts w:ascii="Arial" w:eastAsia="楷体" w:hAnsi="Arial" w:cs="Arial"/>
            <w:color w:val="000000"/>
            <w:szCs w:val="21"/>
          </w:rPr>
          <w:t>】</w:t>
        </w:r>
      </w:ins>
      <w:del w:id="55" w:author="华中楠" w:date="2026-08-03T14:13:00Z">
        <w:r>
          <w:rPr>
            <w:rFonts w:ascii="Arial" w:eastAsia="楷体" w:hAnsi="Arial" w:cs="Arial"/>
            <w:color w:val="000000"/>
            <w:szCs w:val="21"/>
          </w:rPr>
          <w:delText>【】</w:delText>
        </w:r>
      </w:del>
      <w:r>
        <w:rPr>
          <w:rFonts w:ascii="Arial" w:eastAsia="楷体" w:hAnsi="Arial" w:cs="Arial"/>
          <w:color w:val="000000"/>
          <w:szCs w:val="21"/>
        </w:rPr>
        <w:t>（电话：</w:t>
      </w:r>
      <w:ins w:id="56" w:author="华中楠" w:date="2026-08-03T14:13:00Z">
        <w:r>
          <w:rPr>
            <w:rFonts w:ascii="Arial" w:eastAsia="楷体" w:hAnsi="Arial" w:cs="Arial"/>
            <w:color w:val="000000"/>
            <w:szCs w:val="21"/>
          </w:rPr>
          <w:t>【</w:t>
        </w:r>
        <w:r>
          <w:rPr>
            <w:rFonts w:ascii="Arial" w:eastAsia="楷体" w:hAnsi="Arial" w:cs="Arial" w:hint="eastAsia"/>
            <w:color w:val="000000"/>
            <w:szCs w:val="21"/>
          </w:rPr>
          <w:t>17740867787</w:t>
        </w:r>
        <w:r>
          <w:rPr>
            <w:rFonts w:ascii="Arial" w:eastAsia="楷体" w:hAnsi="Arial" w:cs="Arial"/>
            <w:color w:val="000000"/>
            <w:szCs w:val="21"/>
          </w:rPr>
          <w:t>】</w:t>
        </w:r>
      </w:ins>
      <w:del w:id="57" w:author="华中楠" w:date="2026-08-03T14:13:00Z">
        <w:r>
          <w:rPr>
            <w:rFonts w:ascii="Arial" w:eastAsia="楷体" w:hAnsi="Arial" w:cs="Arial"/>
            <w:color w:val="000000"/>
            <w:szCs w:val="21"/>
          </w:rPr>
          <w:delText>【】</w:delText>
        </w:r>
      </w:del>
      <w:r>
        <w:rPr>
          <w:rFonts w:ascii="Arial" w:eastAsia="楷体" w:hAnsi="Arial" w:cs="Arial"/>
          <w:color w:val="000000"/>
          <w:szCs w:val="21"/>
        </w:rPr>
        <w:t>；电邮：</w:t>
      </w:r>
      <w:ins w:id="58" w:author="华中楠" w:date="2026-08-03T14:13:00Z">
        <w:r>
          <w:rPr>
            <w:rFonts w:ascii="Arial" w:eastAsia="楷体" w:hAnsi="Arial" w:cs="Arial"/>
            <w:color w:val="000000"/>
            <w:szCs w:val="21"/>
          </w:rPr>
          <w:t>【</w:t>
        </w:r>
        <w:r>
          <w:rPr>
            <w:rFonts w:ascii="宋体" w:eastAsia="宋体" w:hAnsi="宋体" w:cs="宋体" w:hint="eastAsia"/>
            <w:sz w:val="24"/>
          </w:rPr>
          <w:t>huazn@dtsbc.com.cn</w:t>
        </w:r>
        <w:r>
          <w:rPr>
            <w:rFonts w:ascii="Arial" w:eastAsia="楷体" w:hAnsi="Arial" w:cs="Arial"/>
            <w:color w:val="000000"/>
            <w:szCs w:val="21"/>
          </w:rPr>
          <w:t>】</w:t>
        </w:r>
      </w:ins>
      <w:del w:id="59" w:author="华中楠" w:date="2026-08-03T14:13:00Z">
        <w:r>
          <w:rPr>
            <w:rFonts w:ascii="Arial" w:eastAsia="楷体" w:hAnsi="Arial" w:cs="Arial"/>
            <w:color w:val="000000"/>
            <w:szCs w:val="21"/>
          </w:rPr>
          <w:delText>【】</w:delText>
        </w:r>
      </w:del>
      <w:r>
        <w:rPr>
          <w:rFonts w:ascii="Arial" w:eastAsia="楷体" w:hAnsi="Arial" w:cs="Arial"/>
          <w:color w:val="000000"/>
          <w:szCs w:val="21"/>
        </w:rPr>
        <w:t>）</w:t>
      </w:r>
    </w:p>
    <w:p w14:paraId="71F7D723" w14:textId="05E9DDD8" w:rsidR="00FD45CC" w:rsidRDefault="00A21C4F">
      <w:pPr>
        <w:pStyle w:val="a0"/>
        <w:pBdr>
          <w:top w:val="none" w:sz="0" w:space="1" w:color="auto"/>
          <w:bottom w:val="none" w:sz="0" w:space="1" w:color="auto"/>
          <w:right w:val="none" w:sz="0" w:space="1" w:color="auto"/>
        </w:pBdr>
        <w:spacing w:line="360" w:lineRule="auto"/>
        <w:ind w:left="720" w:firstLineChars="0" w:firstLine="0"/>
        <w:rPr>
          <w:rFonts w:ascii="Arial" w:eastAsia="楷体" w:hAnsi="Arial" w:cs="Arial"/>
          <w:color w:val="000000"/>
          <w:szCs w:val="21"/>
        </w:rPr>
      </w:pPr>
      <w:r>
        <w:rPr>
          <w:rFonts w:ascii="Arial" w:eastAsia="楷体" w:hAnsi="Arial" w:cs="Arial"/>
          <w:color w:val="000000"/>
          <w:szCs w:val="21"/>
        </w:rPr>
        <w:t>乙方：</w:t>
      </w:r>
      <w:ins w:id="60" w:author="华中楠" w:date="2026-08-03T14:13:00Z">
        <w:r>
          <w:rPr>
            <w:rFonts w:ascii="Arial" w:eastAsia="楷体" w:hAnsi="Arial" w:cs="Arial"/>
            <w:color w:val="000000"/>
            <w:szCs w:val="21"/>
          </w:rPr>
          <w:t>【</w:t>
        </w:r>
        <w:r>
          <w:rPr>
            <w:rFonts w:ascii="Arial" w:eastAsia="楷体" w:hAnsi="Arial" w:cs="Arial" w:hint="eastAsia"/>
            <w:color w:val="000000"/>
            <w:szCs w:val="21"/>
          </w:rPr>
          <w:t>王关心</w:t>
        </w:r>
        <w:r>
          <w:rPr>
            <w:rFonts w:ascii="Arial" w:eastAsia="楷体" w:hAnsi="Arial" w:cs="Arial"/>
            <w:color w:val="000000"/>
            <w:szCs w:val="21"/>
          </w:rPr>
          <w:t>】</w:t>
        </w:r>
      </w:ins>
      <w:del w:id="61" w:author="华中楠" w:date="2026-08-03T14:13:00Z">
        <w:r>
          <w:rPr>
            <w:rFonts w:ascii="Arial" w:eastAsia="楷体" w:hAnsi="Arial" w:cs="Arial"/>
            <w:color w:val="000000"/>
            <w:szCs w:val="21"/>
          </w:rPr>
          <w:delText>【】</w:delText>
        </w:r>
      </w:del>
      <w:r>
        <w:rPr>
          <w:rFonts w:ascii="Arial" w:eastAsia="楷体" w:hAnsi="Arial" w:cs="Arial"/>
          <w:color w:val="000000"/>
          <w:szCs w:val="21"/>
        </w:rPr>
        <w:t>（电话：</w:t>
      </w:r>
      <w:ins w:id="62" w:author="华中楠" w:date="2026-08-03T14:13:00Z">
        <w:r>
          <w:rPr>
            <w:rFonts w:ascii="Arial" w:eastAsia="楷体" w:hAnsi="Arial" w:cs="Arial"/>
            <w:color w:val="000000"/>
            <w:szCs w:val="21"/>
          </w:rPr>
          <w:t>【</w:t>
        </w:r>
        <w:r>
          <w:rPr>
            <w:rFonts w:ascii="Arial" w:eastAsia="楷体" w:hAnsi="Arial" w:cs="Arial" w:hint="eastAsia"/>
            <w:color w:val="000000"/>
            <w:szCs w:val="21"/>
          </w:rPr>
          <w:t>15124767003</w:t>
        </w:r>
        <w:r>
          <w:rPr>
            <w:rFonts w:ascii="Arial" w:eastAsia="楷体" w:hAnsi="Arial" w:cs="Arial"/>
            <w:color w:val="000000"/>
            <w:szCs w:val="21"/>
          </w:rPr>
          <w:t>】</w:t>
        </w:r>
      </w:ins>
      <w:del w:id="63" w:author="华中楠" w:date="2026-08-03T14:13:00Z">
        <w:r>
          <w:rPr>
            <w:rFonts w:ascii="Arial" w:eastAsia="楷体" w:hAnsi="Arial" w:cs="Arial"/>
            <w:color w:val="000000"/>
            <w:szCs w:val="21"/>
          </w:rPr>
          <w:delText>【】</w:delText>
        </w:r>
      </w:del>
      <w:r>
        <w:rPr>
          <w:rFonts w:ascii="Arial" w:eastAsia="楷体" w:hAnsi="Arial" w:cs="Arial"/>
          <w:color w:val="000000"/>
          <w:szCs w:val="21"/>
        </w:rPr>
        <w:t>；电邮：</w:t>
      </w:r>
      <w:ins w:id="64" w:author="华中楠" w:date="2026-08-03T14:13:00Z">
        <w:r>
          <w:rPr>
            <w:rFonts w:ascii="Arial" w:eastAsia="楷体" w:hAnsi="Arial" w:cs="Arial"/>
            <w:color w:val="000000"/>
            <w:szCs w:val="21"/>
          </w:rPr>
          <w:t>【</w:t>
        </w:r>
        <w:r>
          <w:rPr>
            <w:rFonts w:ascii="宋体" w:eastAsia="宋体" w:hAnsi="宋体" w:cs="宋体"/>
            <w:sz w:val="24"/>
          </w:rPr>
          <w:t>guanxin.wang@brgroup.com</w:t>
        </w:r>
        <w:r>
          <w:rPr>
            <w:rFonts w:ascii="Arial" w:eastAsia="楷体" w:hAnsi="Arial" w:cs="Arial"/>
            <w:color w:val="000000"/>
            <w:szCs w:val="21"/>
          </w:rPr>
          <w:t>】</w:t>
        </w:r>
      </w:ins>
      <w:del w:id="65" w:author="华中楠" w:date="2026-08-03T14:13:00Z">
        <w:r>
          <w:rPr>
            <w:rFonts w:ascii="Arial" w:eastAsia="楷体" w:hAnsi="Arial" w:cs="Arial"/>
            <w:color w:val="000000"/>
            <w:szCs w:val="21"/>
          </w:rPr>
          <w:delText>【】</w:delText>
        </w:r>
      </w:del>
      <w:r>
        <w:rPr>
          <w:rFonts w:ascii="Arial" w:eastAsia="楷体" w:hAnsi="Arial" w:cs="Arial"/>
          <w:color w:val="000000"/>
          <w:szCs w:val="21"/>
        </w:rPr>
        <w:t>）</w:t>
      </w:r>
    </w:p>
    <w:p w14:paraId="4473FD24" w14:textId="77777777" w:rsidR="00FD45CC" w:rsidRDefault="00A21C4F">
      <w:pPr>
        <w:pStyle w:val="a0"/>
        <w:pBdr>
          <w:top w:val="none" w:sz="0" w:space="1" w:color="auto"/>
          <w:bottom w:val="none" w:sz="0" w:space="1" w:color="auto"/>
          <w:right w:val="none" w:sz="0" w:space="1" w:color="auto"/>
        </w:pBdr>
        <w:spacing w:line="360" w:lineRule="auto"/>
        <w:ind w:firstLineChars="0" w:firstLine="0"/>
        <w:rPr>
          <w:del w:id="66" w:author="华中楠" w:date="2026-08-03T14:13:00Z"/>
          <w:rFonts w:ascii="Arial" w:eastAsia="楷体" w:hAnsi="Arial" w:cs="Arial"/>
          <w:color w:val="000000"/>
        </w:rPr>
      </w:pPr>
      <w:r>
        <w:rPr>
          <w:rFonts w:ascii="Arial" w:eastAsia="楷体" w:hAnsi="Arial" w:cs="Arial"/>
          <w:color w:val="000000"/>
          <w:szCs w:val="21"/>
        </w:rPr>
        <w:t>1.2.2</w:t>
      </w:r>
      <w:r>
        <w:rPr>
          <w:rFonts w:ascii="Arial" w:eastAsia="楷体" w:hAnsi="Arial" w:cs="Arial"/>
          <w:color w:val="000000"/>
          <w:szCs w:val="21"/>
        </w:rPr>
        <w:t>任何一方变更其联系人或联系方式的</w:t>
      </w:r>
      <w:r>
        <w:rPr>
          <w:rFonts w:ascii="Arial" w:eastAsia="楷体" w:hAnsi="Arial" w:cs="Arial"/>
          <w:color w:val="000000"/>
          <w:szCs w:val="21"/>
        </w:rPr>
        <w:t>，</w:t>
      </w:r>
      <w:r>
        <w:rPr>
          <w:rFonts w:ascii="Arial" w:eastAsia="楷体" w:hAnsi="Arial" w:cs="Arial"/>
          <w:color w:val="000000"/>
          <w:szCs w:val="21"/>
        </w:rPr>
        <w:t>应当提前【三】</w:t>
      </w:r>
      <w:proofErr w:type="gramStart"/>
      <w:r>
        <w:rPr>
          <w:rFonts w:ascii="Arial" w:eastAsia="楷体" w:hAnsi="Arial" w:cs="Arial"/>
          <w:color w:val="000000"/>
          <w:szCs w:val="21"/>
        </w:rPr>
        <w:t>天通知</w:t>
      </w:r>
      <w:proofErr w:type="gramEnd"/>
      <w:r>
        <w:rPr>
          <w:rFonts w:ascii="Arial" w:eastAsia="楷体" w:hAnsi="Arial" w:cs="Arial"/>
          <w:color w:val="000000"/>
          <w:szCs w:val="21"/>
        </w:rPr>
        <w:t>另一方</w:t>
      </w:r>
      <w:r>
        <w:rPr>
          <w:rFonts w:ascii="Arial" w:eastAsia="楷体" w:hAnsi="Arial" w:cs="Arial"/>
          <w:color w:val="000000"/>
          <w:szCs w:val="21"/>
        </w:rPr>
        <w:t>，</w:t>
      </w:r>
      <w:r>
        <w:rPr>
          <w:rFonts w:ascii="Arial" w:eastAsia="楷体" w:hAnsi="Arial" w:cs="Arial"/>
          <w:color w:val="000000"/>
          <w:szCs w:val="21"/>
        </w:rPr>
        <w:t>否则另一方向原有联系人发出的通知视为有效通知。</w:t>
      </w:r>
    </w:p>
    <w:p w14:paraId="50336BDD" w14:textId="77777777" w:rsidR="00FD45CC" w:rsidRDefault="00FD45CC">
      <w:pPr>
        <w:pStyle w:val="a0"/>
        <w:rPr>
          <w:rFonts w:ascii="Arial" w:hAnsi="Arial" w:cs="Arial"/>
          <w:color w:val="000000"/>
        </w:rPr>
        <w:pPrChange w:id="67" w:author="华中楠" w:date="2026-08-03T14:13:00Z">
          <w:pPr>
            <w:pStyle w:val="2"/>
            <w:spacing w:before="156"/>
            <w:ind w:firstLineChars="0" w:firstLine="0"/>
          </w:pPr>
        </w:pPrChange>
      </w:pPr>
    </w:p>
    <w:p w14:paraId="20B71568" w14:textId="77777777" w:rsidR="00FD45CC" w:rsidRDefault="00A21C4F">
      <w:pPr>
        <w:pStyle w:val="1"/>
        <w:spacing w:before="312"/>
        <w:rPr>
          <w:color w:val="000000"/>
        </w:rPr>
      </w:pPr>
      <w:r>
        <w:rPr>
          <w:color w:val="000000"/>
        </w:rPr>
        <w:t>二、结算条款</w:t>
      </w:r>
    </w:p>
    <w:p w14:paraId="76380026" w14:textId="77777777" w:rsidR="00FD45CC" w:rsidRDefault="00A21C4F">
      <w:pPr>
        <w:spacing w:line="360" w:lineRule="auto"/>
        <w:rPr>
          <w:rFonts w:ascii="Arial" w:eastAsia="楷体" w:hAnsi="Arial" w:cs="Arial"/>
          <w:color w:val="000000"/>
          <w:szCs w:val="21"/>
        </w:rPr>
      </w:pPr>
      <w:r>
        <w:rPr>
          <w:rFonts w:ascii="Arial" w:eastAsia="楷体" w:hAnsi="Arial" w:cs="Arial"/>
          <w:color w:val="000000"/>
          <w:szCs w:val="21"/>
        </w:rPr>
        <w:t>2.1</w:t>
      </w:r>
      <w:r>
        <w:rPr>
          <w:rFonts w:ascii="Arial" w:eastAsia="楷体" w:hAnsi="Arial" w:cs="Arial"/>
          <w:color w:val="000000"/>
          <w:szCs w:val="21"/>
        </w:rPr>
        <w:t>双方按照本协议附件中约定的</w:t>
      </w:r>
      <w:r>
        <w:rPr>
          <w:rFonts w:ascii="Arial" w:eastAsia="楷体" w:hAnsi="Arial" w:cs="Arial"/>
          <w:color w:val="000000"/>
          <w:szCs w:val="21"/>
        </w:rPr>
        <w:t>相应服务的</w:t>
      </w:r>
      <w:r>
        <w:rPr>
          <w:rFonts w:ascii="Arial" w:eastAsia="楷体" w:hAnsi="Arial" w:cs="Arial"/>
          <w:color w:val="000000"/>
          <w:szCs w:val="21"/>
        </w:rPr>
        <w:t>结算方式、具体收费标准及</w:t>
      </w:r>
      <w:r>
        <w:rPr>
          <w:rFonts w:ascii="Arial" w:eastAsia="楷体" w:hAnsi="Arial" w:cs="Arial"/>
          <w:color w:val="000000"/>
          <w:szCs w:val="21"/>
        </w:rPr>
        <w:t>具体服务</w:t>
      </w:r>
      <w:r>
        <w:rPr>
          <w:rFonts w:ascii="Arial" w:eastAsia="楷体" w:hAnsi="Arial" w:cs="Arial"/>
          <w:color w:val="000000"/>
          <w:szCs w:val="21"/>
        </w:rPr>
        <w:t>/</w:t>
      </w:r>
      <w:r>
        <w:rPr>
          <w:rFonts w:ascii="Arial" w:eastAsia="楷体" w:hAnsi="Arial" w:cs="Arial"/>
          <w:color w:val="000000"/>
          <w:szCs w:val="21"/>
        </w:rPr>
        <w:t>产品价格</w:t>
      </w:r>
      <w:r>
        <w:rPr>
          <w:rFonts w:ascii="Arial" w:eastAsia="楷体" w:hAnsi="Arial" w:cs="Arial"/>
          <w:color w:val="000000"/>
          <w:szCs w:val="21"/>
        </w:rPr>
        <w:t>进行结算。</w:t>
      </w:r>
    </w:p>
    <w:p w14:paraId="19AFB034" w14:textId="77777777" w:rsidR="00FD45CC" w:rsidRDefault="00A21C4F">
      <w:pPr>
        <w:pStyle w:val="1"/>
        <w:spacing w:before="312"/>
        <w:rPr>
          <w:color w:val="000000"/>
        </w:rPr>
      </w:pPr>
      <w:r>
        <w:rPr>
          <w:color w:val="000000"/>
        </w:rPr>
        <w:t>三、甲方权利义务</w:t>
      </w:r>
    </w:p>
    <w:p w14:paraId="175EDA81" w14:textId="77777777" w:rsidR="00FD45CC" w:rsidRDefault="00A21C4F">
      <w:pPr>
        <w:spacing w:line="360" w:lineRule="auto"/>
        <w:rPr>
          <w:rFonts w:ascii="Arial" w:eastAsia="楷体" w:hAnsi="Arial" w:cs="Arial"/>
          <w:color w:val="000000"/>
          <w:szCs w:val="21"/>
        </w:rPr>
      </w:pPr>
      <w:r>
        <w:rPr>
          <w:rFonts w:ascii="Arial" w:eastAsia="楷体" w:hAnsi="Arial" w:cs="Arial"/>
          <w:color w:val="000000"/>
          <w:szCs w:val="21"/>
        </w:rPr>
        <w:t>3.1</w:t>
      </w:r>
      <w:r>
        <w:rPr>
          <w:rFonts w:ascii="Arial" w:eastAsia="楷体" w:hAnsi="Arial" w:cs="Arial"/>
          <w:color w:val="000000"/>
          <w:szCs w:val="21"/>
        </w:rPr>
        <w:t>甲方承诺：</w:t>
      </w:r>
    </w:p>
    <w:p w14:paraId="5524F899" w14:textId="77777777" w:rsidR="00FD45CC" w:rsidRDefault="00A21C4F">
      <w:pPr>
        <w:numPr>
          <w:ilvl w:val="0"/>
          <w:numId w:val="2"/>
        </w:numPr>
        <w:spacing w:line="360" w:lineRule="auto"/>
        <w:ind w:left="0" w:firstLine="0"/>
        <w:rPr>
          <w:rFonts w:ascii="Arial" w:eastAsia="楷体" w:hAnsi="Arial" w:cs="Arial"/>
          <w:color w:val="000000"/>
          <w:szCs w:val="21"/>
        </w:rPr>
      </w:pPr>
      <w:r>
        <w:rPr>
          <w:rFonts w:ascii="Arial" w:eastAsia="楷体" w:hAnsi="Arial" w:cs="Arial"/>
          <w:color w:val="000000"/>
          <w:szCs w:val="21"/>
        </w:rPr>
        <w:t>遵守《网络安全法》《数据安全法》《个人信息保护法》《生成式人工智能服务管理暂行办法》和其他有关法律法规、条例，不得输入、利用</w:t>
      </w:r>
      <w:proofErr w:type="gramStart"/>
      <w:r>
        <w:rPr>
          <w:rFonts w:ascii="Arial" w:eastAsia="楷体" w:hAnsi="Arial" w:cs="Arial"/>
          <w:color w:val="000000"/>
          <w:szCs w:val="21"/>
        </w:rPr>
        <w:t>本服务</w:t>
      </w:r>
      <w:proofErr w:type="gramEnd"/>
      <w:r>
        <w:rPr>
          <w:rFonts w:ascii="Arial" w:eastAsia="楷体" w:hAnsi="Arial" w:cs="Arial"/>
          <w:color w:val="000000"/>
          <w:szCs w:val="21"/>
        </w:rPr>
        <w:t>输出或传播违法不良信息</w:t>
      </w:r>
      <w:r>
        <w:rPr>
          <w:rFonts w:ascii="Arial" w:eastAsia="楷体" w:hAnsi="Arial" w:cs="Arial"/>
          <w:color w:val="000000"/>
          <w:szCs w:val="21"/>
        </w:rPr>
        <w:t>、违反公序良俗、监管政策的内容，亦不得</w:t>
      </w:r>
      <w:r>
        <w:rPr>
          <w:rFonts w:ascii="Arial" w:eastAsia="楷体" w:hAnsi="Arial" w:cs="Arial"/>
          <w:color w:val="000000"/>
          <w:szCs w:val="21"/>
        </w:rPr>
        <w:t>将</w:t>
      </w:r>
      <w:proofErr w:type="gramStart"/>
      <w:r>
        <w:rPr>
          <w:rFonts w:ascii="Arial" w:eastAsia="楷体" w:hAnsi="Arial" w:cs="Arial"/>
          <w:color w:val="000000"/>
          <w:szCs w:val="21"/>
        </w:rPr>
        <w:t>本服</w:t>
      </w:r>
      <w:proofErr w:type="gramEnd"/>
      <w:r>
        <w:rPr>
          <w:rFonts w:ascii="Arial" w:eastAsia="楷体" w:hAnsi="Arial" w:cs="Arial"/>
          <w:color w:val="000000"/>
          <w:szCs w:val="21"/>
        </w:rPr>
        <w:t>务用于违法违规的场景；</w:t>
      </w:r>
    </w:p>
    <w:p w14:paraId="51EB1EF2" w14:textId="77777777" w:rsidR="00FD45CC" w:rsidRDefault="00A21C4F">
      <w:pPr>
        <w:numPr>
          <w:ilvl w:val="0"/>
          <w:numId w:val="2"/>
        </w:numPr>
        <w:spacing w:line="360" w:lineRule="auto"/>
        <w:ind w:left="0" w:firstLine="0"/>
        <w:rPr>
          <w:rFonts w:ascii="Arial" w:eastAsia="楷体" w:hAnsi="Arial" w:cs="Arial"/>
          <w:color w:val="000000"/>
          <w:szCs w:val="21"/>
        </w:rPr>
      </w:pPr>
      <w:r>
        <w:rPr>
          <w:rFonts w:ascii="Arial" w:eastAsia="楷体" w:hAnsi="Arial" w:cs="Arial" w:hint="eastAsia"/>
          <w:color w:val="000000"/>
          <w:szCs w:val="21"/>
        </w:rPr>
        <w:t>主动核查</w:t>
      </w:r>
      <w:r>
        <w:rPr>
          <w:rFonts w:ascii="Arial" w:eastAsia="楷体" w:hAnsi="Arial" w:cs="Arial"/>
          <w:color w:val="000000"/>
          <w:szCs w:val="21"/>
        </w:rPr>
        <w:t>输出内容的合法性、真实性、准确性，避免传播虚假信息；</w:t>
      </w:r>
    </w:p>
    <w:p w14:paraId="026425E2" w14:textId="77777777" w:rsidR="00FD45CC" w:rsidRDefault="00A21C4F">
      <w:pPr>
        <w:numPr>
          <w:ilvl w:val="0"/>
          <w:numId w:val="2"/>
        </w:numPr>
        <w:spacing w:line="360" w:lineRule="auto"/>
        <w:ind w:left="0" w:firstLine="0"/>
        <w:rPr>
          <w:rFonts w:ascii="Arial" w:eastAsia="楷体" w:hAnsi="Arial" w:cs="Arial"/>
          <w:color w:val="000000"/>
          <w:szCs w:val="21"/>
        </w:rPr>
      </w:pPr>
      <w:r>
        <w:rPr>
          <w:rFonts w:ascii="Arial" w:eastAsia="楷体" w:hAnsi="Arial" w:cs="Arial"/>
          <w:color w:val="000000"/>
          <w:szCs w:val="21"/>
        </w:rPr>
        <w:t>不得通过复制、转售、出租、共享等方式将服务提供给第三方使用；</w:t>
      </w:r>
    </w:p>
    <w:p w14:paraId="63A4F233" w14:textId="77777777" w:rsidR="00FD45CC" w:rsidRDefault="00A21C4F">
      <w:pPr>
        <w:numPr>
          <w:ilvl w:val="0"/>
          <w:numId w:val="2"/>
        </w:numPr>
        <w:spacing w:line="360" w:lineRule="auto"/>
        <w:ind w:left="0" w:firstLine="0"/>
        <w:rPr>
          <w:rFonts w:ascii="Arial" w:eastAsia="楷体" w:hAnsi="Arial" w:cs="Arial"/>
          <w:color w:val="000000"/>
          <w:szCs w:val="21"/>
        </w:rPr>
      </w:pPr>
      <w:r>
        <w:rPr>
          <w:rFonts w:ascii="Arial" w:eastAsia="楷体" w:hAnsi="Arial" w:cs="Arial"/>
          <w:color w:val="000000"/>
          <w:szCs w:val="21"/>
        </w:rPr>
        <w:t>不得将乙方提供服务进行反向工程、反向汇编、反向编译等方式获取模型、算法和系统的源代码或底层组件；</w:t>
      </w:r>
    </w:p>
    <w:p w14:paraId="5CC5B786" w14:textId="77777777" w:rsidR="00FD45CC" w:rsidRDefault="00A21C4F">
      <w:pPr>
        <w:numPr>
          <w:ilvl w:val="0"/>
          <w:numId w:val="2"/>
        </w:numPr>
        <w:spacing w:line="360" w:lineRule="auto"/>
        <w:ind w:left="0" w:firstLine="0"/>
        <w:rPr>
          <w:rFonts w:ascii="Arial" w:eastAsia="楷体" w:hAnsi="Arial" w:cs="Arial"/>
          <w:color w:val="000000"/>
          <w:szCs w:val="21"/>
        </w:rPr>
      </w:pPr>
      <w:r>
        <w:rPr>
          <w:rFonts w:ascii="Arial" w:eastAsia="楷体" w:hAnsi="Arial" w:cs="Arial"/>
          <w:color w:val="000000"/>
          <w:szCs w:val="21"/>
        </w:rPr>
        <w:t>不得从事其他法律、法规</w:t>
      </w:r>
      <w:r>
        <w:rPr>
          <w:rFonts w:ascii="Arial" w:eastAsia="楷体" w:hAnsi="Arial" w:cs="Arial" w:hint="eastAsia"/>
          <w:color w:val="000000"/>
          <w:szCs w:val="21"/>
        </w:rPr>
        <w:t>、条例</w:t>
      </w:r>
      <w:r>
        <w:rPr>
          <w:rFonts w:ascii="Arial" w:eastAsia="楷体" w:hAnsi="Arial" w:cs="Arial"/>
          <w:color w:val="000000"/>
          <w:szCs w:val="21"/>
        </w:rPr>
        <w:t>所禁止、限制的，或者可能损害乙方利益的相应</w:t>
      </w:r>
      <w:r>
        <w:rPr>
          <w:rFonts w:ascii="Arial" w:eastAsia="楷体" w:hAnsi="Arial" w:cs="Arial"/>
          <w:color w:val="000000"/>
          <w:szCs w:val="21"/>
        </w:rPr>
        <w:t>活动。</w:t>
      </w:r>
    </w:p>
    <w:p w14:paraId="44C30FCD" w14:textId="77777777" w:rsidR="00FD45CC" w:rsidRDefault="00A21C4F">
      <w:pPr>
        <w:spacing w:line="360" w:lineRule="auto"/>
        <w:rPr>
          <w:rFonts w:ascii="Arial" w:eastAsia="楷体" w:hAnsi="Arial" w:cs="Arial"/>
          <w:color w:val="000000"/>
          <w:szCs w:val="21"/>
        </w:rPr>
      </w:pPr>
      <w:r>
        <w:rPr>
          <w:rFonts w:ascii="Arial" w:eastAsia="楷体" w:hAnsi="Arial" w:cs="Arial"/>
          <w:color w:val="000000"/>
          <w:szCs w:val="21"/>
        </w:rPr>
        <w:t>3.2</w:t>
      </w:r>
      <w:r>
        <w:rPr>
          <w:rFonts w:ascii="Arial" w:eastAsia="楷体" w:hAnsi="Arial" w:cs="Arial"/>
          <w:color w:val="000000"/>
          <w:szCs w:val="21"/>
        </w:rPr>
        <w:t>在乙方为甲方提供</w:t>
      </w:r>
      <w:r>
        <w:rPr>
          <w:rFonts w:ascii="Arial" w:eastAsia="楷体" w:hAnsi="Arial" w:cs="Arial" w:hint="eastAsia"/>
          <w:color w:val="000000"/>
          <w:szCs w:val="21"/>
        </w:rPr>
        <w:t>硅基员工</w:t>
      </w:r>
      <w:r>
        <w:rPr>
          <w:rFonts w:ascii="Arial" w:eastAsia="楷体" w:hAnsi="Arial" w:cs="Arial"/>
          <w:color w:val="000000"/>
          <w:szCs w:val="21"/>
        </w:rPr>
        <w:t>服务的过程中，甲方承诺其提供、输入</w:t>
      </w:r>
      <w:r>
        <w:rPr>
          <w:rFonts w:ascii="Arial" w:eastAsia="楷体" w:hAnsi="Arial" w:cs="Arial" w:hint="eastAsia"/>
          <w:color w:val="000000"/>
          <w:szCs w:val="21"/>
        </w:rPr>
        <w:t>、上传</w:t>
      </w:r>
      <w:r>
        <w:rPr>
          <w:rFonts w:ascii="Arial" w:eastAsia="楷体" w:hAnsi="Arial" w:cs="Arial"/>
          <w:color w:val="000000"/>
          <w:szCs w:val="21"/>
        </w:rPr>
        <w:t>的内容不属于任何国家秘密或其他可能会对国家安全或者公共利益造成不利影响的数据，不侵犯任何人的知识产权、肖像权、名誉权、荣誉权、姓名权、隐私权、个人信息权益等合法权利</w:t>
      </w:r>
      <w:r>
        <w:rPr>
          <w:rFonts w:ascii="Arial" w:eastAsia="楷体" w:hAnsi="Arial" w:cs="Arial"/>
          <w:color w:val="000000"/>
          <w:szCs w:val="21"/>
        </w:rPr>
        <w:t>/</w:t>
      </w:r>
      <w:r>
        <w:rPr>
          <w:rFonts w:ascii="Arial" w:eastAsia="楷体" w:hAnsi="Arial" w:cs="Arial"/>
          <w:color w:val="000000"/>
          <w:szCs w:val="21"/>
        </w:rPr>
        <w:t>权益。若涉及输入个人信息，应确保已经取得相关个人信息主体的</w:t>
      </w:r>
      <w:r>
        <w:rPr>
          <w:rFonts w:ascii="Arial" w:eastAsia="楷体" w:hAnsi="Arial" w:cs="Arial" w:hint="eastAsia"/>
          <w:color w:val="000000"/>
          <w:szCs w:val="21"/>
        </w:rPr>
        <w:t>授权</w:t>
      </w:r>
      <w:r>
        <w:rPr>
          <w:rFonts w:ascii="Arial" w:eastAsia="楷体" w:hAnsi="Arial" w:cs="Arial"/>
          <w:color w:val="000000"/>
          <w:szCs w:val="21"/>
        </w:rPr>
        <w:t>（涉及敏感个人信息的，应获得单独</w:t>
      </w:r>
      <w:r>
        <w:rPr>
          <w:rFonts w:ascii="Arial" w:eastAsia="楷体" w:hAnsi="Arial" w:cs="Arial" w:hint="eastAsia"/>
          <w:color w:val="000000"/>
          <w:szCs w:val="21"/>
        </w:rPr>
        <w:t>授权</w:t>
      </w:r>
      <w:r>
        <w:rPr>
          <w:rFonts w:ascii="Arial" w:eastAsia="楷体" w:hAnsi="Arial" w:cs="Arial"/>
          <w:color w:val="000000"/>
          <w:szCs w:val="21"/>
        </w:rPr>
        <w:t>）</w:t>
      </w:r>
      <w:r>
        <w:rPr>
          <w:rFonts w:ascii="Arial" w:eastAsia="楷体" w:hAnsi="Arial" w:cs="Arial" w:hint="eastAsia"/>
          <w:color w:val="000000"/>
          <w:szCs w:val="21"/>
        </w:rPr>
        <w:t>，且乙方可基于该授权对相关个人信息进行必要的处理及反馈；</w:t>
      </w:r>
      <w:r>
        <w:rPr>
          <w:rFonts w:ascii="Arial" w:eastAsia="楷体" w:hAnsi="Arial" w:cs="Arial"/>
          <w:color w:val="000000"/>
          <w:szCs w:val="21"/>
        </w:rPr>
        <w:t>或采取了符合法律要求的匿名化处理措施，否则请勿提供、上传或输入。若涉及输入商业信息（尤其涉及商业秘密），请甲方确</w:t>
      </w:r>
      <w:r>
        <w:rPr>
          <w:rFonts w:ascii="Arial" w:eastAsia="楷体" w:hAnsi="Arial" w:cs="Arial"/>
          <w:color w:val="000000"/>
          <w:szCs w:val="21"/>
        </w:rPr>
        <w:t>保有权处理相应的商业信息，同时，请</w:t>
      </w:r>
      <w:proofErr w:type="gramStart"/>
      <w:r>
        <w:rPr>
          <w:rFonts w:ascii="Arial" w:eastAsia="楷体" w:hAnsi="Arial" w:cs="Arial"/>
          <w:color w:val="000000"/>
          <w:szCs w:val="21"/>
        </w:rPr>
        <w:t>在上传前进行</w:t>
      </w:r>
      <w:proofErr w:type="gramEnd"/>
      <w:r>
        <w:rPr>
          <w:rFonts w:ascii="Arial" w:eastAsia="楷体" w:hAnsi="Arial" w:cs="Arial"/>
          <w:color w:val="000000"/>
          <w:szCs w:val="21"/>
        </w:rPr>
        <w:t>必要的脱敏处理，避免产生不利的商业影响。</w:t>
      </w:r>
    </w:p>
    <w:p w14:paraId="401DB16C" w14:textId="77777777" w:rsidR="00FD45CC" w:rsidRDefault="00A21C4F">
      <w:pPr>
        <w:spacing w:line="360" w:lineRule="auto"/>
        <w:rPr>
          <w:rFonts w:ascii="Arial" w:eastAsia="楷体" w:hAnsi="Arial" w:cs="Arial"/>
          <w:color w:val="000000"/>
          <w:szCs w:val="21"/>
        </w:rPr>
      </w:pPr>
      <w:r>
        <w:rPr>
          <w:rFonts w:ascii="Arial" w:eastAsia="楷体" w:hAnsi="Arial" w:cs="Arial"/>
          <w:color w:val="000000"/>
          <w:szCs w:val="21"/>
        </w:rPr>
        <w:t>3.3</w:t>
      </w:r>
      <w:r>
        <w:rPr>
          <w:rFonts w:ascii="Arial" w:eastAsia="楷体" w:hAnsi="Arial" w:cs="Arial"/>
          <w:color w:val="000000"/>
          <w:szCs w:val="21"/>
        </w:rPr>
        <w:t>为</w:t>
      </w:r>
      <w:r>
        <w:rPr>
          <w:rFonts w:ascii="Arial" w:eastAsia="楷体" w:hAnsi="Arial" w:cs="Arial" w:hint="eastAsia"/>
          <w:color w:val="000000"/>
          <w:szCs w:val="21"/>
        </w:rPr>
        <w:t>提升</w:t>
      </w:r>
      <w:r>
        <w:rPr>
          <w:rFonts w:ascii="Arial" w:eastAsia="楷体" w:hAnsi="Arial" w:cs="Arial"/>
          <w:color w:val="000000"/>
          <w:szCs w:val="21"/>
        </w:rPr>
        <w:t>乙方的服务水平，甲方同意乙方在本合同约定的目的和范围内访问、使用</w:t>
      </w:r>
      <w:r>
        <w:rPr>
          <w:rFonts w:ascii="Arial" w:eastAsia="楷体" w:hAnsi="Arial" w:cs="Arial" w:hint="eastAsia"/>
          <w:color w:val="000000"/>
          <w:szCs w:val="21"/>
        </w:rPr>
        <w:t>、处理</w:t>
      </w:r>
      <w:r>
        <w:rPr>
          <w:rFonts w:ascii="Arial" w:eastAsia="楷体" w:hAnsi="Arial" w:cs="Arial"/>
          <w:color w:val="000000"/>
          <w:szCs w:val="21"/>
        </w:rPr>
        <w:t>甲方的知识库、输入内容、输出内容及乙方提供服务过程中所收集的数据，用于乙方开展模型训练与优化以及与乙方业务相关且符合法律</w:t>
      </w:r>
      <w:r>
        <w:rPr>
          <w:rFonts w:ascii="Arial" w:eastAsia="楷体" w:hAnsi="Arial" w:cs="Arial"/>
          <w:color w:val="000000"/>
          <w:szCs w:val="21"/>
        </w:rPr>
        <w:lastRenderedPageBreak/>
        <w:t>法规的人工智能应用开发，且允许乙方将其用于合法商业用途。</w:t>
      </w:r>
    </w:p>
    <w:p w14:paraId="4734DD0F" w14:textId="77777777" w:rsidR="00FD45CC" w:rsidRDefault="00A21C4F">
      <w:pPr>
        <w:spacing w:line="360" w:lineRule="auto"/>
        <w:rPr>
          <w:rFonts w:ascii="Arial" w:eastAsia="楷体" w:hAnsi="Arial" w:cs="Arial"/>
          <w:color w:val="000000"/>
          <w:szCs w:val="21"/>
        </w:rPr>
      </w:pPr>
      <w:r>
        <w:rPr>
          <w:rFonts w:ascii="Arial" w:eastAsia="楷体" w:hAnsi="Arial" w:cs="Arial"/>
          <w:color w:val="000000"/>
          <w:szCs w:val="21"/>
        </w:rPr>
        <w:t>3.4</w:t>
      </w:r>
      <w:r>
        <w:rPr>
          <w:rFonts w:ascii="Arial" w:eastAsia="楷体" w:hAnsi="Arial" w:cs="Arial"/>
          <w:color w:val="000000"/>
          <w:szCs w:val="21"/>
        </w:rPr>
        <w:t>基于大语言模型和人工智能的技术特性，甲方使用乙方</w:t>
      </w:r>
      <w:r>
        <w:rPr>
          <w:rFonts w:ascii="Arial" w:eastAsia="楷体" w:hAnsi="Arial" w:cs="Arial" w:hint="eastAsia"/>
          <w:color w:val="000000"/>
          <w:szCs w:val="21"/>
        </w:rPr>
        <w:t>硅基员工</w:t>
      </w:r>
      <w:r>
        <w:rPr>
          <w:rFonts w:ascii="Arial" w:eastAsia="楷体" w:hAnsi="Arial" w:cs="Arial"/>
          <w:color w:val="000000"/>
          <w:szCs w:val="21"/>
        </w:rPr>
        <w:t>服务得出相应</w:t>
      </w:r>
      <w:r>
        <w:rPr>
          <w:rFonts w:ascii="Arial" w:eastAsia="楷体" w:hAnsi="Arial" w:cs="Arial" w:hint="eastAsia"/>
          <w:color w:val="000000"/>
          <w:szCs w:val="21"/>
        </w:rPr>
        <w:t>工作</w:t>
      </w:r>
      <w:r>
        <w:rPr>
          <w:rFonts w:ascii="Arial" w:eastAsia="楷体" w:hAnsi="Arial" w:cs="Arial"/>
          <w:color w:val="000000"/>
          <w:szCs w:val="21"/>
        </w:rPr>
        <w:t>结果仅供甲方参考，不作为甲方</w:t>
      </w:r>
      <w:proofErr w:type="gramStart"/>
      <w:r>
        <w:rPr>
          <w:rFonts w:ascii="Arial" w:eastAsia="楷体" w:hAnsi="Arial" w:cs="Arial"/>
          <w:color w:val="000000"/>
          <w:szCs w:val="21"/>
        </w:rPr>
        <w:t>作出</w:t>
      </w:r>
      <w:proofErr w:type="gramEnd"/>
      <w:r>
        <w:rPr>
          <w:rFonts w:ascii="Arial" w:eastAsia="楷体" w:hAnsi="Arial" w:cs="Arial"/>
          <w:color w:val="000000"/>
          <w:szCs w:val="21"/>
        </w:rPr>
        <w:t>决策的依据和准则，乙方不为此承担任何责任和义务</w:t>
      </w:r>
      <w:r>
        <w:rPr>
          <w:rFonts w:ascii="Arial" w:eastAsia="楷体" w:hAnsi="Arial" w:cs="Arial"/>
          <w:color w:val="000000"/>
          <w:szCs w:val="21"/>
        </w:rPr>
        <w:t>；</w:t>
      </w:r>
      <w:r>
        <w:rPr>
          <w:rFonts w:ascii="Arial" w:eastAsia="楷体" w:hAnsi="Arial" w:cs="Arial" w:hint="eastAsia"/>
          <w:color w:val="000000"/>
          <w:szCs w:val="21"/>
        </w:rPr>
        <w:t>对甲方</w:t>
      </w:r>
      <w:r>
        <w:rPr>
          <w:rFonts w:ascii="Arial" w:eastAsia="楷体" w:hAnsi="Arial" w:cs="Arial" w:hint="eastAsia"/>
          <w:color w:val="000000"/>
          <w:szCs w:val="21"/>
        </w:rPr>
        <w:t>使用乙方</w:t>
      </w:r>
      <w:r>
        <w:rPr>
          <w:rFonts w:ascii="Arial" w:eastAsia="楷体" w:hAnsi="Arial" w:cs="Arial"/>
          <w:color w:val="000000"/>
          <w:szCs w:val="21"/>
        </w:rPr>
        <w:t>硅基员工</w:t>
      </w:r>
      <w:r>
        <w:rPr>
          <w:rFonts w:ascii="Arial" w:eastAsia="楷体" w:hAnsi="Arial" w:cs="Arial" w:hint="eastAsia"/>
          <w:color w:val="000000"/>
          <w:szCs w:val="21"/>
        </w:rPr>
        <w:t>服务后的经营业绩、投资收益等，乙方不作任何担保与承诺</w:t>
      </w:r>
      <w:r>
        <w:rPr>
          <w:rFonts w:ascii="Arial" w:eastAsia="楷体" w:hAnsi="Arial" w:cs="Arial"/>
          <w:color w:val="000000"/>
          <w:szCs w:val="21"/>
        </w:rPr>
        <w:t>；</w:t>
      </w:r>
      <w:r>
        <w:rPr>
          <w:rFonts w:ascii="Arial" w:eastAsia="楷体" w:hAnsi="Arial" w:cs="Arial"/>
          <w:color w:val="000000"/>
          <w:szCs w:val="21"/>
        </w:rPr>
        <w:t>如因甲方使用乙方服务产生的用户投诉，由甲方自行解决，乙方在必要时可协助甲方处理用户投诉事宜。</w:t>
      </w:r>
    </w:p>
    <w:p w14:paraId="52C2E722" w14:textId="77777777" w:rsidR="00FD45CC" w:rsidRDefault="00A21C4F">
      <w:pPr>
        <w:spacing w:line="360" w:lineRule="auto"/>
        <w:rPr>
          <w:rFonts w:ascii="Arial" w:eastAsia="楷体" w:hAnsi="Arial" w:cs="Arial"/>
          <w:color w:val="000000"/>
          <w:szCs w:val="21"/>
        </w:rPr>
      </w:pPr>
      <w:r>
        <w:rPr>
          <w:rFonts w:ascii="Arial" w:eastAsia="楷体" w:hAnsi="Arial" w:cs="Arial"/>
          <w:color w:val="000000"/>
          <w:szCs w:val="21"/>
        </w:rPr>
        <w:t>3.5</w:t>
      </w:r>
      <w:r>
        <w:rPr>
          <w:rFonts w:ascii="Arial" w:eastAsia="楷体" w:hAnsi="Arial" w:cs="Arial" w:hint="eastAsia"/>
          <w:color w:val="000000"/>
          <w:szCs w:val="21"/>
        </w:rPr>
        <w:t>所有通过甲方账户和密码或甲方接口使用乙方服务的行为均应被视为甲方行为，甲方承担前述行为产生的费用及相关的法律责任。甲方应当妥善保管其账号和密码</w:t>
      </w:r>
      <w:r>
        <w:rPr>
          <w:rFonts w:ascii="Arial" w:eastAsia="楷体" w:hAnsi="Arial" w:cs="Arial" w:hint="eastAsia"/>
          <w:color w:val="000000"/>
          <w:szCs w:val="21"/>
        </w:rPr>
        <w:t>/</w:t>
      </w:r>
      <w:r>
        <w:rPr>
          <w:rFonts w:ascii="Arial" w:eastAsia="楷体" w:hAnsi="Arial" w:cs="Arial" w:hint="eastAsia"/>
          <w:color w:val="000000"/>
          <w:szCs w:val="21"/>
        </w:rPr>
        <w:t>接口，并不得将该账号和密码</w:t>
      </w:r>
      <w:r>
        <w:rPr>
          <w:rFonts w:ascii="Arial" w:eastAsia="楷体" w:hAnsi="Arial" w:cs="Arial" w:hint="eastAsia"/>
          <w:color w:val="000000"/>
          <w:szCs w:val="21"/>
        </w:rPr>
        <w:t>/</w:t>
      </w:r>
      <w:r>
        <w:rPr>
          <w:rFonts w:ascii="Arial" w:eastAsia="楷体" w:hAnsi="Arial" w:cs="Arial" w:hint="eastAsia"/>
          <w:color w:val="000000"/>
          <w:szCs w:val="21"/>
        </w:rPr>
        <w:t>接口转借或提供或泄露给任何</w:t>
      </w:r>
      <w:proofErr w:type="gramStart"/>
      <w:r>
        <w:rPr>
          <w:rFonts w:ascii="Arial" w:eastAsia="楷体" w:hAnsi="Arial" w:cs="Arial" w:hint="eastAsia"/>
          <w:color w:val="000000"/>
          <w:szCs w:val="21"/>
        </w:rPr>
        <w:t>其他第三</w:t>
      </w:r>
      <w:proofErr w:type="gramEnd"/>
      <w:r>
        <w:rPr>
          <w:rFonts w:ascii="Arial" w:eastAsia="楷体" w:hAnsi="Arial" w:cs="Arial" w:hint="eastAsia"/>
          <w:color w:val="000000"/>
          <w:szCs w:val="21"/>
        </w:rPr>
        <w:t>方使用。</w:t>
      </w:r>
    </w:p>
    <w:p w14:paraId="22F7864C" w14:textId="77777777" w:rsidR="00FD45CC" w:rsidRDefault="00A21C4F">
      <w:pPr>
        <w:widowControl/>
        <w:spacing w:line="360" w:lineRule="auto"/>
        <w:jc w:val="left"/>
        <w:rPr>
          <w:rFonts w:ascii="Arial" w:eastAsia="楷体" w:hAnsi="Arial" w:cs="Arial"/>
          <w:color w:val="000000"/>
          <w:kern w:val="0"/>
          <w:szCs w:val="21"/>
          <w:lang w:bidi="ar"/>
        </w:rPr>
      </w:pPr>
      <w:r>
        <w:rPr>
          <w:rFonts w:ascii="Arial" w:eastAsia="楷体" w:hAnsi="Arial" w:cs="Arial"/>
          <w:color w:val="000000"/>
          <w:kern w:val="0"/>
          <w:szCs w:val="21"/>
          <w:lang w:bidi="ar"/>
        </w:rPr>
        <w:t>3.5</w:t>
      </w:r>
      <w:r>
        <w:rPr>
          <w:rFonts w:ascii="Arial" w:eastAsia="楷体" w:hAnsi="Arial" w:cs="Arial"/>
          <w:color w:val="000000"/>
          <w:kern w:val="0"/>
          <w:szCs w:val="21"/>
          <w:lang w:bidi="ar"/>
        </w:rPr>
        <w:t>甲方对其利用乙方服务而从事的经营行为及其他行为违反法律规定而引起的法律责任由甲方自行承担。</w:t>
      </w:r>
    </w:p>
    <w:p w14:paraId="3184EA7F" w14:textId="77777777" w:rsidR="00FD45CC" w:rsidRDefault="00A21C4F">
      <w:pPr>
        <w:spacing w:line="360" w:lineRule="auto"/>
        <w:rPr>
          <w:rFonts w:ascii="Arial" w:eastAsia="楷体" w:hAnsi="Arial" w:cs="Arial"/>
          <w:color w:val="000000"/>
          <w:szCs w:val="21"/>
        </w:rPr>
      </w:pPr>
      <w:r>
        <w:rPr>
          <w:rFonts w:ascii="Arial" w:eastAsia="楷体" w:hAnsi="Arial" w:cs="Arial"/>
          <w:color w:val="000000"/>
          <w:szCs w:val="21"/>
        </w:rPr>
        <w:t>3.6</w:t>
      </w:r>
      <w:r>
        <w:rPr>
          <w:rFonts w:ascii="Arial" w:eastAsia="楷体" w:hAnsi="Arial" w:cs="Arial"/>
          <w:color w:val="000000"/>
          <w:szCs w:val="21"/>
        </w:rPr>
        <w:t>甲方应将乙方服务用于合法目的，</w:t>
      </w:r>
      <w:r>
        <w:rPr>
          <w:rFonts w:ascii="Arial" w:eastAsia="楷体" w:hAnsi="Arial" w:cs="Arial"/>
          <w:color w:val="000000"/>
          <w:szCs w:val="21"/>
        </w:rPr>
        <w:t>加强数据安全合</w:t>
      </w:r>
      <w:proofErr w:type="gramStart"/>
      <w:r>
        <w:rPr>
          <w:rFonts w:ascii="Arial" w:eastAsia="楷体" w:hAnsi="Arial" w:cs="Arial"/>
          <w:color w:val="000000"/>
          <w:szCs w:val="21"/>
        </w:rPr>
        <w:t>规</w:t>
      </w:r>
      <w:proofErr w:type="gramEnd"/>
      <w:r>
        <w:rPr>
          <w:rFonts w:ascii="Arial" w:eastAsia="楷体" w:hAnsi="Arial" w:cs="Arial"/>
          <w:color w:val="000000"/>
          <w:szCs w:val="21"/>
        </w:rPr>
        <w:t>管理以及用户隐私管理</w:t>
      </w:r>
      <w:r>
        <w:rPr>
          <w:rFonts w:ascii="Arial" w:eastAsia="楷体" w:hAnsi="Arial" w:cs="Arial"/>
          <w:color w:val="000000"/>
          <w:szCs w:val="21"/>
        </w:rPr>
        <w:t>，</w:t>
      </w:r>
      <w:r>
        <w:rPr>
          <w:rFonts w:ascii="Arial" w:eastAsia="楷体" w:hAnsi="Arial" w:cs="Arial" w:hint="eastAsia"/>
          <w:color w:val="000000"/>
          <w:szCs w:val="21"/>
        </w:rPr>
        <w:t>明</w:t>
      </w:r>
      <w:r>
        <w:rPr>
          <w:rFonts w:ascii="Arial" w:eastAsia="楷体" w:hAnsi="Arial" w:cs="Arial"/>
          <w:color w:val="000000"/>
          <w:szCs w:val="21"/>
        </w:rPr>
        <w:t>确数据安全合规的责任和要求，采取必要的安全合规的保障措施</w:t>
      </w:r>
      <w:r>
        <w:rPr>
          <w:rFonts w:ascii="Arial" w:eastAsia="楷体" w:hAnsi="Arial" w:cs="Arial" w:hint="eastAsia"/>
          <w:color w:val="000000"/>
          <w:szCs w:val="21"/>
        </w:rPr>
        <w:t>，</w:t>
      </w:r>
      <w:r>
        <w:rPr>
          <w:rFonts w:ascii="Arial" w:eastAsia="楷体" w:hAnsi="Arial" w:cs="Arial"/>
          <w:color w:val="000000"/>
          <w:szCs w:val="21"/>
        </w:rPr>
        <w:t>对服务访问</w:t>
      </w:r>
      <w:r>
        <w:rPr>
          <w:rFonts w:ascii="Arial" w:eastAsia="楷体" w:hAnsi="Arial" w:cs="Arial"/>
          <w:color w:val="000000"/>
          <w:szCs w:val="21"/>
        </w:rPr>
        <w:t>权限</w:t>
      </w:r>
      <w:r>
        <w:rPr>
          <w:rFonts w:ascii="Arial" w:eastAsia="楷体" w:hAnsi="Arial" w:cs="Arial"/>
          <w:color w:val="000000"/>
          <w:szCs w:val="21"/>
        </w:rPr>
        <w:t>进行必要的管控。</w:t>
      </w:r>
      <w:r>
        <w:rPr>
          <w:rFonts w:ascii="Arial" w:eastAsia="楷体" w:hAnsi="Arial" w:cs="Arial"/>
          <w:color w:val="000000"/>
          <w:szCs w:val="21"/>
        </w:rPr>
        <w:t>否则</w:t>
      </w:r>
      <w:r>
        <w:rPr>
          <w:rFonts w:ascii="Arial" w:eastAsia="楷体" w:hAnsi="Arial" w:cs="Arial"/>
          <w:color w:val="000000"/>
          <w:szCs w:val="21"/>
        </w:rPr>
        <w:t>，</w:t>
      </w:r>
      <w:r>
        <w:rPr>
          <w:rFonts w:ascii="Arial" w:eastAsia="楷体" w:hAnsi="Arial" w:cs="Arial"/>
          <w:color w:val="000000"/>
          <w:szCs w:val="21"/>
        </w:rPr>
        <w:t>如甲方发生数据安全合</w:t>
      </w:r>
      <w:proofErr w:type="gramStart"/>
      <w:r>
        <w:rPr>
          <w:rFonts w:ascii="Arial" w:eastAsia="楷体" w:hAnsi="Arial" w:cs="Arial"/>
          <w:color w:val="000000"/>
          <w:szCs w:val="21"/>
        </w:rPr>
        <w:t>规</w:t>
      </w:r>
      <w:proofErr w:type="gramEnd"/>
      <w:r>
        <w:rPr>
          <w:rFonts w:ascii="Arial" w:eastAsia="楷体" w:hAnsi="Arial" w:cs="Arial"/>
          <w:color w:val="000000"/>
          <w:szCs w:val="21"/>
        </w:rPr>
        <w:t>事件给用户或乙方造成损失的，甲方应负责处理，并赔偿乙方因此遭受的损失。</w:t>
      </w:r>
    </w:p>
    <w:p w14:paraId="1A877ABE" w14:textId="77777777" w:rsidR="00FD45CC" w:rsidRDefault="00A21C4F">
      <w:pPr>
        <w:pStyle w:val="1"/>
        <w:spacing w:before="312"/>
        <w:rPr>
          <w:color w:val="000000"/>
        </w:rPr>
      </w:pPr>
      <w:r>
        <w:rPr>
          <w:color w:val="000000"/>
        </w:rPr>
        <w:t>四、乙方权利义务</w:t>
      </w:r>
    </w:p>
    <w:p w14:paraId="4F769A6C" w14:textId="77777777" w:rsidR="00FD45CC" w:rsidRDefault="00A21C4F">
      <w:pPr>
        <w:spacing w:line="360" w:lineRule="auto"/>
        <w:rPr>
          <w:rFonts w:ascii="Arial" w:eastAsia="楷体" w:hAnsi="Arial" w:cs="Arial"/>
          <w:color w:val="000000"/>
          <w:szCs w:val="21"/>
        </w:rPr>
      </w:pPr>
      <w:r>
        <w:rPr>
          <w:rFonts w:ascii="Arial" w:eastAsia="楷体" w:hAnsi="Arial" w:cs="Arial"/>
          <w:color w:val="000000"/>
          <w:szCs w:val="21"/>
        </w:rPr>
        <w:t>4.1</w:t>
      </w:r>
      <w:r>
        <w:rPr>
          <w:rFonts w:ascii="Arial" w:eastAsia="楷体" w:hAnsi="Arial" w:cs="Arial"/>
          <w:color w:val="000000"/>
          <w:szCs w:val="21"/>
        </w:rPr>
        <w:t>乙方应当遵守《网络安全法》《数据安全法》《个人信息保护法》《生成式人工智能服务管理暂行办法》和其他有关法律法规、条例，不得非法获取甲方信息。</w:t>
      </w:r>
    </w:p>
    <w:p w14:paraId="0DEDC761" w14:textId="77777777" w:rsidR="00FD45CC" w:rsidRDefault="00A21C4F">
      <w:pPr>
        <w:widowControl/>
        <w:spacing w:line="360" w:lineRule="auto"/>
        <w:rPr>
          <w:rFonts w:ascii="Arial" w:eastAsia="楷体" w:hAnsi="Arial" w:cs="Arial"/>
          <w:color w:val="000000"/>
          <w:szCs w:val="21"/>
        </w:rPr>
      </w:pPr>
      <w:r>
        <w:rPr>
          <w:rFonts w:ascii="Arial" w:eastAsia="楷体" w:hAnsi="Arial" w:cs="Arial"/>
          <w:color w:val="000000"/>
          <w:szCs w:val="21"/>
        </w:rPr>
        <w:t>4.</w:t>
      </w:r>
      <w:r>
        <w:rPr>
          <w:rFonts w:ascii="Arial" w:eastAsia="楷体" w:hAnsi="Arial" w:cs="Arial" w:hint="eastAsia"/>
          <w:color w:val="000000"/>
          <w:szCs w:val="21"/>
        </w:rPr>
        <w:t>2</w:t>
      </w:r>
      <w:r>
        <w:rPr>
          <w:rFonts w:ascii="Arial" w:eastAsia="楷体" w:hAnsi="Arial" w:cs="Arial"/>
          <w:color w:val="000000"/>
          <w:szCs w:val="21"/>
        </w:rPr>
        <w:t>乙方在甲方未能按本协议约定使用乙方服务</w:t>
      </w:r>
      <w:r>
        <w:rPr>
          <w:rFonts w:ascii="Arial" w:eastAsia="楷体" w:hAnsi="Arial" w:cs="Arial"/>
          <w:color w:val="000000"/>
          <w:szCs w:val="21"/>
        </w:rPr>
        <w:t>的</w:t>
      </w:r>
      <w:r>
        <w:rPr>
          <w:rFonts w:ascii="Arial" w:eastAsia="楷体" w:hAnsi="Arial" w:cs="Arial"/>
          <w:color w:val="000000"/>
          <w:szCs w:val="21"/>
        </w:rPr>
        <w:t>情况下，有权自行中止服务。</w:t>
      </w:r>
      <w:r>
        <w:rPr>
          <w:rFonts w:ascii="Arial" w:eastAsia="楷体" w:hAnsi="Arial" w:cs="Arial"/>
          <w:color w:val="000000"/>
          <w:szCs w:val="21"/>
        </w:rPr>
        <w:t>如</w:t>
      </w:r>
      <w:r>
        <w:rPr>
          <w:rFonts w:ascii="Arial" w:eastAsia="楷体" w:hAnsi="Arial" w:cs="Arial"/>
          <w:color w:val="000000"/>
          <w:szCs w:val="21"/>
        </w:rPr>
        <w:t>甲方违反协议约定，乙方在书面通知甲方【</w:t>
      </w:r>
      <w:r>
        <w:rPr>
          <w:rFonts w:ascii="Arial" w:eastAsia="楷体" w:hAnsi="Arial" w:cs="Arial"/>
          <w:color w:val="000000"/>
          <w:szCs w:val="21"/>
        </w:rPr>
        <w:t>15</w:t>
      </w:r>
      <w:r>
        <w:rPr>
          <w:rFonts w:ascii="Arial" w:eastAsia="楷体" w:hAnsi="Arial" w:cs="Arial"/>
          <w:color w:val="000000"/>
          <w:szCs w:val="21"/>
        </w:rPr>
        <w:t>】</w:t>
      </w:r>
      <w:proofErr w:type="gramStart"/>
      <w:r>
        <w:rPr>
          <w:rFonts w:ascii="Arial" w:eastAsia="楷体" w:hAnsi="Arial" w:cs="Arial"/>
          <w:color w:val="000000"/>
          <w:szCs w:val="21"/>
        </w:rPr>
        <w:t>个</w:t>
      </w:r>
      <w:proofErr w:type="gramEnd"/>
      <w:r>
        <w:rPr>
          <w:rFonts w:ascii="Arial" w:eastAsia="楷体" w:hAnsi="Arial" w:cs="Arial"/>
          <w:color w:val="000000"/>
          <w:szCs w:val="21"/>
        </w:rPr>
        <w:t>工作日后未得到答复的，有权终止向甲方提供的服务</w:t>
      </w:r>
      <w:del w:id="68" w:author="华中楠" w:date="2026-08-03T14:13:00Z">
        <w:r>
          <w:rPr>
            <w:rFonts w:ascii="Arial" w:eastAsia="楷体" w:hAnsi="Arial" w:cs="Arial"/>
            <w:color w:val="000000"/>
            <w:szCs w:val="21"/>
          </w:rPr>
          <w:delText>，但是甲方仍应按照本协议约定向乙方支付服务费用</w:delText>
        </w:r>
      </w:del>
      <w:r>
        <w:rPr>
          <w:rFonts w:ascii="Arial" w:eastAsia="楷体" w:hAnsi="Arial" w:cs="Arial"/>
          <w:color w:val="000000"/>
          <w:szCs w:val="21"/>
        </w:rPr>
        <w:t>。</w:t>
      </w:r>
    </w:p>
    <w:p w14:paraId="3EF1A80E" w14:textId="77777777" w:rsidR="00FD45CC" w:rsidRDefault="00A21C4F">
      <w:pPr>
        <w:spacing w:line="360" w:lineRule="auto"/>
        <w:rPr>
          <w:rFonts w:ascii="Arial" w:eastAsia="楷体" w:hAnsi="Arial" w:cs="Arial"/>
          <w:color w:val="000000"/>
          <w:szCs w:val="21"/>
        </w:rPr>
      </w:pPr>
      <w:r>
        <w:rPr>
          <w:rFonts w:ascii="Arial" w:eastAsia="楷体" w:hAnsi="Arial" w:cs="Arial"/>
          <w:color w:val="000000"/>
          <w:szCs w:val="21"/>
        </w:rPr>
        <w:t>4.</w:t>
      </w:r>
      <w:r>
        <w:rPr>
          <w:rFonts w:ascii="Arial" w:eastAsia="楷体" w:hAnsi="Arial" w:cs="Arial" w:hint="eastAsia"/>
          <w:color w:val="000000"/>
          <w:szCs w:val="21"/>
        </w:rPr>
        <w:t>3</w:t>
      </w:r>
      <w:r>
        <w:rPr>
          <w:rFonts w:ascii="Arial" w:eastAsia="楷体" w:hAnsi="Arial" w:cs="Arial"/>
          <w:color w:val="000000"/>
          <w:szCs w:val="21"/>
        </w:rPr>
        <w:t>乙方免费对甲方操作人员进行必要培训，</w:t>
      </w:r>
      <w:r>
        <w:rPr>
          <w:rFonts w:ascii="Arial" w:eastAsia="楷体" w:hAnsi="Arial" w:cs="Arial"/>
          <w:color w:val="000000"/>
          <w:szCs w:val="21"/>
        </w:rPr>
        <w:t>培训标准为甲方操作人员能够独立、熟练地完成操作相关合同约定服务</w:t>
      </w:r>
      <w:r>
        <w:rPr>
          <w:rFonts w:ascii="Arial" w:eastAsia="楷体" w:hAnsi="Arial" w:cs="Arial" w:hint="eastAsia"/>
          <w:color w:val="000000"/>
          <w:szCs w:val="21"/>
        </w:rPr>
        <w:t>，</w:t>
      </w:r>
      <w:r>
        <w:rPr>
          <w:rFonts w:ascii="Arial" w:eastAsia="楷体" w:hAnsi="Arial" w:cs="Arial"/>
          <w:color w:val="000000"/>
          <w:szCs w:val="21"/>
        </w:rPr>
        <w:t>并对甲方操作过程中出现的问题</w:t>
      </w:r>
      <w:r>
        <w:rPr>
          <w:rFonts w:ascii="Arial" w:eastAsia="楷体" w:hAnsi="Arial" w:cs="Arial" w:hint="eastAsia"/>
          <w:color w:val="000000"/>
          <w:szCs w:val="21"/>
        </w:rPr>
        <w:t>及时进行解答及帮助。</w:t>
      </w:r>
    </w:p>
    <w:p w14:paraId="2BDA1A7B" w14:textId="77777777" w:rsidR="00FD45CC" w:rsidRDefault="00A21C4F">
      <w:pPr>
        <w:spacing w:line="360" w:lineRule="auto"/>
        <w:rPr>
          <w:rFonts w:ascii="Arial" w:eastAsia="楷体" w:hAnsi="Arial" w:cs="Arial"/>
          <w:color w:val="000000"/>
          <w:szCs w:val="21"/>
        </w:rPr>
      </w:pPr>
      <w:r>
        <w:rPr>
          <w:rFonts w:ascii="Arial" w:eastAsia="楷体" w:hAnsi="Arial" w:cs="Arial"/>
          <w:color w:val="000000"/>
          <w:szCs w:val="21"/>
        </w:rPr>
        <w:t>4.</w:t>
      </w:r>
      <w:r>
        <w:rPr>
          <w:rFonts w:ascii="Arial" w:eastAsia="楷体" w:hAnsi="Arial" w:cs="Arial" w:hint="eastAsia"/>
          <w:color w:val="000000"/>
          <w:szCs w:val="21"/>
        </w:rPr>
        <w:t>4</w:t>
      </w:r>
      <w:r>
        <w:rPr>
          <w:rFonts w:ascii="Arial" w:eastAsia="楷体" w:hAnsi="Arial" w:cs="Arial"/>
          <w:color w:val="000000"/>
          <w:szCs w:val="21"/>
        </w:rPr>
        <w:t>乙方应根据甲方提供的系统对接需求完成与甲方系统的对接开发工作，</w:t>
      </w:r>
      <w:r>
        <w:rPr>
          <w:rFonts w:ascii="Arial" w:eastAsia="楷体" w:hAnsi="Arial" w:cs="Arial"/>
          <w:bCs/>
          <w:color w:val="000000"/>
          <w:szCs w:val="21"/>
        </w:rPr>
        <w:t>确保乙方能够正常提供服务并同时</w:t>
      </w:r>
      <w:r>
        <w:rPr>
          <w:rFonts w:ascii="Arial" w:eastAsia="楷体" w:hAnsi="Arial" w:cs="Arial"/>
          <w:color w:val="000000"/>
          <w:szCs w:val="21"/>
        </w:rPr>
        <w:t>确保数据传输的安全。</w:t>
      </w:r>
    </w:p>
    <w:p w14:paraId="457374BA" w14:textId="77777777" w:rsidR="00FD45CC" w:rsidRDefault="00A21C4F">
      <w:pPr>
        <w:tabs>
          <w:tab w:val="left" w:pos="760"/>
        </w:tabs>
        <w:spacing w:line="360" w:lineRule="auto"/>
        <w:jc w:val="left"/>
        <w:rPr>
          <w:rFonts w:ascii="楷体" w:eastAsia="楷体" w:hAnsi="楷体" w:cs="楷体"/>
          <w:color w:val="000000"/>
        </w:rPr>
      </w:pPr>
      <w:r>
        <w:rPr>
          <w:rFonts w:ascii="Arial" w:eastAsia="楷体" w:hAnsi="Arial" w:cs="Arial"/>
          <w:color w:val="000000"/>
        </w:rPr>
        <w:t>4.5</w:t>
      </w:r>
      <w:r>
        <w:rPr>
          <w:rFonts w:ascii="楷体" w:eastAsia="楷体" w:hAnsi="楷体" w:cs="楷体" w:hint="eastAsia"/>
          <w:color w:val="000000"/>
        </w:rPr>
        <w:t>乙方应不断改进本协议项下的服务，包括对产品服务、话术语义的理解、模型算法等进行优化或升级。在乙方对服务进行更新时，甲方应予以配合。</w:t>
      </w:r>
    </w:p>
    <w:p w14:paraId="0B29B321" w14:textId="77777777" w:rsidR="00FD45CC" w:rsidRDefault="00A21C4F">
      <w:pPr>
        <w:tabs>
          <w:tab w:val="left" w:pos="760"/>
        </w:tabs>
        <w:spacing w:line="360" w:lineRule="auto"/>
        <w:jc w:val="left"/>
        <w:rPr>
          <w:rFonts w:ascii="楷体" w:eastAsia="楷体" w:hAnsi="楷体" w:cs="楷体"/>
          <w:color w:val="000000"/>
        </w:rPr>
      </w:pPr>
      <w:r>
        <w:rPr>
          <w:rFonts w:ascii="楷体" w:eastAsia="楷体" w:hAnsi="楷体" w:cs="楷体"/>
          <w:color w:val="000000"/>
        </w:rPr>
        <w:t>4.6</w:t>
      </w:r>
      <w:r>
        <w:rPr>
          <w:rFonts w:ascii="楷体" w:eastAsia="楷体" w:hAnsi="楷体" w:cs="楷体"/>
          <w:color w:val="000000"/>
        </w:rPr>
        <w:t>乙方有权在本合同有效期内自主对外宣传甲方品牌及双方合作事项，但应提前告知甲方备案</w:t>
      </w:r>
      <w:proofErr w:type="gramStart"/>
      <w:r>
        <w:rPr>
          <w:rFonts w:ascii="楷体" w:eastAsia="楷体" w:hAnsi="楷体" w:cs="楷体"/>
          <w:color w:val="000000"/>
        </w:rPr>
        <w:t>且宣传</w:t>
      </w:r>
      <w:proofErr w:type="gramEnd"/>
      <w:r>
        <w:rPr>
          <w:rFonts w:ascii="楷体" w:eastAsia="楷体" w:hAnsi="楷体" w:cs="楷体"/>
          <w:color w:val="000000"/>
        </w:rPr>
        <w:t>内容客观真实，不得损害甲方商誉。</w:t>
      </w:r>
    </w:p>
    <w:p w14:paraId="51F099EB" w14:textId="77777777" w:rsidR="00FD45CC" w:rsidRDefault="00A21C4F">
      <w:pPr>
        <w:spacing w:line="360" w:lineRule="auto"/>
        <w:rPr>
          <w:rFonts w:ascii="Arial" w:eastAsia="楷体" w:hAnsi="Arial" w:cs="Arial"/>
          <w:color w:val="000000"/>
          <w:szCs w:val="21"/>
        </w:rPr>
      </w:pPr>
      <w:r>
        <w:rPr>
          <w:rFonts w:ascii="Arial" w:eastAsia="楷体" w:hAnsi="Arial" w:cs="Arial"/>
          <w:color w:val="000000"/>
          <w:szCs w:val="21"/>
        </w:rPr>
        <w:t>4.</w:t>
      </w:r>
      <w:r>
        <w:rPr>
          <w:rFonts w:ascii="Arial" w:eastAsia="楷体" w:hAnsi="Arial" w:cs="Arial"/>
          <w:color w:val="000000"/>
          <w:szCs w:val="21"/>
        </w:rPr>
        <w:t>7</w:t>
      </w:r>
      <w:r>
        <w:rPr>
          <w:rFonts w:ascii="Arial" w:eastAsia="楷体" w:hAnsi="Arial" w:cs="Arial"/>
          <w:color w:val="000000"/>
          <w:szCs w:val="21"/>
        </w:rPr>
        <w:t>乙方有义务对本协议约定服务的后台支撑系统进行日常维护和必要的升级，确保系统的正常使用。如确属客观因素导致系统服务中断</w:t>
      </w:r>
      <w:r>
        <w:rPr>
          <w:rFonts w:ascii="Arial" w:eastAsia="楷体" w:hAnsi="Arial" w:cs="Arial" w:hint="eastAsia"/>
          <w:color w:val="000000"/>
          <w:szCs w:val="21"/>
        </w:rPr>
        <w:t>，</w:t>
      </w:r>
      <w:r>
        <w:rPr>
          <w:rFonts w:ascii="Arial" w:eastAsia="楷体" w:hAnsi="Arial" w:cs="Arial"/>
          <w:color w:val="000000"/>
          <w:szCs w:val="21"/>
        </w:rPr>
        <w:t>乙方应当及时通知甲方</w:t>
      </w:r>
      <w:r>
        <w:rPr>
          <w:rFonts w:ascii="Arial" w:eastAsia="楷体" w:hAnsi="Arial" w:cs="Arial" w:hint="eastAsia"/>
          <w:color w:val="000000"/>
          <w:szCs w:val="21"/>
        </w:rPr>
        <w:t>。</w:t>
      </w:r>
      <w:r>
        <w:rPr>
          <w:rFonts w:ascii="Arial" w:eastAsia="楷体" w:hAnsi="Arial" w:cs="Arial"/>
          <w:color w:val="000000"/>
          <w:szCs w:val="21"/>
        </w:rPr>
        <w:t>由于超出乙方预见能力或控制能力的突发事件或意外事件引起的中断情况，乙方应在情况发生后的合理时间内及时与甲方沟</w:t>
      </w:r>
      <w:r>
        <w:rPr>
          <w:rFonts w:ascii="Arial" w:eastAsia="楷体" w:hAnsi="Arial" w:cs="Arial"/>
          <w:color w:val="000000"/>
          <w:szCs w:val="21"/>
        </w:rPr>
        <w:t>通，协商解决，并尽快恢复系统正常运行。</w:t>
      </w:r>
    </w:p>
    <w:p w14:paraId="77F04A02" w14:textId="77777777" w:rsidR="008E1C87" w:rsidDel="00320282" w:rsidRDefault="00A21C4F">
      <w:pPr>
        <w:spacing w:line="360" w:lineRule="auto"/>
        <w:rPr>
          <w:ins w:id="69" w:author="华中楠" w:date="2026-08-03T14:13:00Z"/>
          <w:del w:id="70" w:author="王玉" w:date="2026-08-03T14:17:00Z"/>
          <w:rFonts w:ascii="Arial" w:eastAsia="楷体" w:hAnsi="Arial" w:cs="Arial"/>
          <w:color w:val="000000"/>
          <w:szCs w:val="21"/>
        </w:rPr>
      </w:pPr>
      <w:ins w:id="71" w:author="华中楠" w:date="2026-08-03T14:13:00Z">
        <w:r>
          <w:rPr>
            <w:rFonts w:ascii="Arial" w:eastAsia="楷体" w:hAnsi="Arial" w:cs="Arial" w:hint="eastAsia"/>
            <w:color w:val="000000"/>
            <w:szCs w:val="21"/>
          </w:rPr>
          <w:lastRenderedPageBreak/>
          <w:t xml:space="preserve">4.8 </w:t>
        </w:r>
        <w:r>
          <w:rPr>
            <w:rFonts w:ascii="Arial" w:eastAsia="楷体" w:hAnsi="Arial" w:cs="Arial" w:hint="eastAsia"/>
            <w:color w:val="000000"/>
            <w:szCs w:val="21"/>
          </w:rPr>
          <w:t>乙</w:t>
        </w:r>
        <w:r>
          <w:rPr>
            <w:rFonts w:ascii="Arial" w:eastAsia="楷体" w:hAnsi="Arial" w:cs="Arial"/>
            <w:color w:val="000000"/>
            <w:szCs w:val="21"/>
          </w:rPr>
          <w:t>方应</w:t>
        </w:r>
        <w:r>
          <w:rPr>
            <w:rFonts w:ascii="Arial" w:eastAsia="楷体" w:hAnsi="Arial" w:cs="Arial"/>
            <w:color w:val="000000"/>
            <w:szCs w:val="21"/>
          </w:rPr>
          <w:t>加强</w:t>
        </w:r>
        <w:r>
          <w:rPr>
            <w:rFonts w:ascii="Arial" w:eastAsia="楷体" w:hAnsi="Arial" w:cs="Arial" w:hint="eastAsia"/>
            <w:color w:val="000000"/>
            <w:szCs w:val="21"/>
          </w:rPr>
          <w:t>涉及到甲方客户</w:t>
        </w:r>
        <w:r>
          <w:rPr>
            <w:rFonts w:ascii="Arial" w:eastAsia="楷体" w:hAnsi="Arial" w:cs="Arial"/>
            <w:color w:val="000000"/>
            <w:szCs w:val="21"/>
          </w:rPr>
          <w:t>数据安全合</w:t>
        </w:r>
        <w:proofErr w:type="gramStart"/>
        <w:r>
          <w:rPr>
            <w:rFonts w:ascii="Arial" w:eastAsia="楷体" w:hAnsi="Arial" w:cs="Arial"/>
            <w:color w:val="000000"/>
            <w:szCs w:val="21"/>
          </w:rPr>
          <w:t>规</w:t>
        </w:r>
        <w:proofErr w:type="gramEnd"/>
        <w:r>
          <w:rPr>
            <w:rFonts w:ascii="Arial" w:eastAsia="楷体" w:hAnsi="Arial" w:cs="Arial"/>
            <w:color w:val="000000"/>
            <w:szCs w:val="21"/>
          </w:rPr>
          <w:t>管理</w:t>
        </w:r>
        <w:r>
          <w:rPr>
            <w:rFonts w:ascii="Arial" w:eastAsia="楷体" w:hAnsi="Arial" w:cs="Arial"/>
            <w:color w:val="000000"/>
            <w:szCs w:val="21"/>
          </w:rPr>
          <w:t>，</w:t>
        </w:r>
        <w:r>
          <w:rPr>
            <w:rFonts w:ascii="Arial" w:eastAsia="楷体" w:hAnsi="Arial" w:cs="Arial" w:hint="eastAsia"/>
            <w:color w:val="000000"/>
            <w:szCs w:val="21"/>
          </w:rPr>
          <w:t>明</w:t>
        </w:r>
        <w:r>
          <w:rPr>
            <w:rFonts w:ascii="Arial" w:eastAsia="楷体" w:hAnsi="Arial" w:cs="Arial"/>
            <w:color w:val="000000"/>
            <w:szCs w:val="21"/>
          </w:rPr>
          <w:t>确数据安全合规的责任和要求，采取必要的安全合规的保障措施</w:t>
        </w:r>
        <w:r>
          <w:rPr>
            <w:rFonts w:ascii="Arial" w:eastAsia="楷体" w:hAnsi="Arial" w:cs="Arial" w:hint="eastAsia"/>
            <w:color w:val="000000"/>
            <w:szCs w:val="21"/>
          </w:rPr>
          <w:t>，</w:t>
        </w:r>
        <w:r>
          <w:rPr>
            <w:rFonts w:ascii="Arial" w:eastAsia="楷体" w:hAnsi="Arial" w:cs="Arial"/>
            <w:color w:val="000000"/>
            <w:szCs w:val="21"/>
          </w:rPr>
          <w:t>对</w:t>
        </w:r>
        <w:r>
          <w:rPr>
            <w:rFonts w:ascii="Arial" w:eastAsia="楷体" w:hAnsi="Arial" w:cs="Arial" w:hint="eastAsia"/>
            <w:color w:val="000000"/>
            <w:szCs w:val="21"/>
          </w:rPr>
          <w:t>甲方数据</w:t>
        </w:r>
        <w:r>
          <w:rPr>
            <w:rFonts w:ascii="Arial" w:eastAsia="楷体" w:hAnsi="Arial" w:cs="Arial"/>
            <w:color w:val="000000"/>
            <w:szCs w:val="21"/>
          </w:rPr>
          <w:t>访问</w:t>
        </w:r>
        <w:r>
          <w:rPr>
            <w:rFonts w:ascii="Arial" w:eastAsia="楷体" w:hAnsi="Arial" w:cs="Arial"/>
            <w:color w:val="000000"/>
            <w:szCs w:val="21"/>
          </w:rPr>
          <w:t>权限</w:t>
        </w:r>
        <w:r>
          <w:rPr>
            <w:rFonts w:ascii="Arial" w:eastAsia="楷体" w:hAnsi="Arial" w:cs="Arial"/>
            <w:color w:val="000000"/>
            <w:szCs w:val="21"/>
          </w:rPr>
          <w:t>进行必要的管控。</w:t>
        </w:r>
        <w:r>
          <w:rPr>
            <w:rFonts w:ascii="Arial" w:eastAsia="楷体" w:hAnsi="Arial" w:cs="Arial"/>
            <w:color w:val="000000"/>
            <w:szCs w:val="21"/>
          </w:rPr>
          <w:t>否则</w:t>
        </w:r>
        <w:r>
          <w:rPr>
            <w:rFonts w:ascii="Arial" w:eastAsia="楷体" w:hAnsi="Arial" w:cs="Arial"/>
            <w:color w:val="000000"/>
            <w:szCs w:val="21"/>
          </w:rPr>
          <w:t>，</w:t>
        </w:r>
        <w:r>
          <w:rPr>
            <w:rFonts w:ascii="Arial" w:eastAsia="楷体" w:hAnsi="Arial" w:cs="Arial"/>
            <w:color w:val="000000"/>
            <w:szCs w:val="21"/>
          </w:rPr>
          <w:t>如</w:t>
        </w:r>
        <w:r>
          <w:rPr>
            <w:rFonts w:ascii="Arial" w:eastAsia="楷体" w:hAnsi="Arial" w:cs="Arial" w:hint="eastAsia"/>
            <w:color w:val="000000"/>
            <w:szCs w:val="21"/>
          </w:rPr>
          <w:t>乙</w:t>
        </w:r>
        <w:r>
          <w:rPr>
            <w:rFonts w:ascii="Arial" w:eastAsia="楷体" w:hAnsi="Arial" w:cs="Arial"/>
            <w:color w:val="000000"/>
            <w:szCs w:val="21"/>
          </w:rPr>
          <w:t>方发生数据安全合</w:t>
        </w:r>
        <w:proofErr w:type="gramStart"/>
        <w:r>
          <w:rPr>
            <w:rFonts w:ascii="Arial" w:eastAsia="楷体" w:hAnsi="Arial" w:cs="Arial"/>
            <w:color w:val="000000"/>
            <w:szCs w:val="21"/>
          </w:rPr>
          <w:t>规</w:t>
        </w:r>
        <w:proofErr w:type="gramEnd"/>
        <w:r>
          <w:rPr>
            <w:rFonts w:ascii="Arial" w:eastAsia="楷体" w:hAnsi="Arial" w:cs="Arial"/>
            <w:color w:val="000000"/>
            <w:szCs w:val="21"/>
          </w:rPr>
          <w:t>事件给用户或</w:t>
        </w:r>
        <w:r>
          <w:rPr>
            <w:rFonts w:ascii="Arial" w:eastAsia="楷体" w:hAnsi="Arial" w:cs="Arial" w:hint="eastAsia"/>
            <w:color w:val="000000"/>
            <w:szCs w:val="21"/>
          </w:rPr>
          <w:t>甲</w:t>
        </w:r>
        <w:r>
          <w:rPr>
            <w:rFonts w:ascii="Arial" w:eastAsia="楷体" w:hAnsi="Arial" w:cs="Arial"/>
            <w:color w:val="000000"/>
            <w:szCs w:val="21"/>
          </w:rPr>
          <w:t>方造成损失的，</w:t>
        </w:r>
        <w:r>
          <w:rPr>
            <w:rFonts w:ascii="Arial" w:eastAsia="楷体" w:hAnsi="Arial" w:cs="Arial" w:hint="eastAsia"/>
            <w:color w:val="000000"/>
            <w:szCs w:val="21"/>
          </w:rPr>
          <w:t>乙</w:t>
        </w:r>
        <w:r>
          <w:rPr>
            <w:rFonts w:ascii="Arial" w:eastAsia="楷体" w:hAnsi="Arial" w:cs="Arial"/>
            <w:color w:val="000000"/>
            <w:szCs w:val="21"/>
          </w:rPr>
          <w:t>方应负责处理，并赔偿</w:t>
        </w:r>
        <w:r>
          <w:rPr>
            <w:rFonts w:ascii="Arial" w:eastAsia="楷体" w:hAnsi="Arial" w:cs="Arial" w:hint="eastAsia"/>
            <w:color w:val="000000"/>
            <w:szCs w:val="21"/>
          </w:rPr>
          <w:t>甲</w:t>
        </w:r>
        <w:r>
          <w:rPr>
            <w:rFonts w:ascii="Arial" w:eastAsia="楷体" w:hAnsi="Arial" w:cs="Arial"/>
            <w:color w:val="000000"/>
            <w:szCs w:val="21"/>
          </w:rPr>
          <w:t>方因此遭受的损失。</w:t>
        </w:r>
      </w:ins>
    </w:p>
    <w:p w14:paraId="585424D0" w14:textId="4E60478A" w:rsidR="008E1C87" w:rsidDel="00320282" w:rsidRDefault="008E1C87">
      <w:pPr>
        <w:spacing w:line="360" w:lineRule="auto"/>
        <w:rPr>
          <w:ins w:id="72" w:author="华中楠" w:date="2026-08-03T14:13:00Z"/>
          <w:del w:id="73" w:author="王玉" w:date="2026-08-03T14:17:00Z"/>
          <w:rFonts w:ascii="Arial" w:eastAsia="楷体" w:hAnsi="Arial" w:cs="Arial" w:hint="eastAsia"/>
          <w:color w:val="000000"/>
          <w:szCs w:val="21"/>
        </w:rPr>
      </w:pPr>
    </w:p>
    <w:p w14:paraId="2230FD7B" w14:textId="77777777" w:rsidR="00FD45CC" w:rsidRDefault="00A21C4F">
      <w:pPr>
        <w:pStyle w:val="1"/>
        <w:spacing w:before="312"/>
        <w:rPr>
          <w:rFonts w:cs="Arial"/>
          <w:color w:val="000000"/>
        </w:rPr>
      </w:pPr>
      <w:r>
        <w:rPr>
          <w:rFonts w:cs="Arial"/>
          <w:color w:val="000000"/>
        </w:rPr>
        <w:t>五、知识产权与保密协议</w:t>
      </w:r>
    </w:p>
    <w:p w14:paraId="66CA6BA6" w14:textId="77777777" w:rsidR="00FD45CC" w:rsidRDefault="00A21C4F">
      <w:pPr>
        <w:pStyle w:val="2"/>
        <w:spacing w:before="156"/>
        <w:ind w:left="315" w:hanging="315"/>
        <w:rPr>
          <w:rFonts w:ascii="Arial" w:hAnsi="Arial" w:cs="Arial"/>
          <w:color w:val="000000"/>
        </w:rPr>
      </w:pPr>
      <w:r>
        <w:rPr>
          <w:rFonts w:ascii="Arial" w:hAnsi="Arial" w:cs="Arial"/>
          <w:color w:val="000000"/>
        </w:rPr>
        <w:t>5.1</w:t>
      </w:r>
      <w:r>
        <w:rPr>
          <w:rFonts w:ascii="Arial" w:hAnsi="Arial" w:cs="Arial"/>
          <w:color w:val="000000"/>
        </w:rPr>
        <w:t>知识产权</w:t>
      </w:r>
    </w:p>
    <w:p w14:paraId="140170B9" w14:textId="77777777" w:rsidR="00FD45CC" w:rsidRDefault="00A21C4F">
      <w:pPr>
        <w:pBdr>
          <w:top w:val="none" w:sz="0" w:space="1" w:color="auto"/>
          <w:bottom w:val="none" w:sz="0" w:space="2" w:color="auto"/>
          <w:right w:val="none" w:sz="0" w:space="4" w:color="auto"/>
        </w:pBdr>
        <w:spacing w:line="360" w:lineRule="auto"/>
        <w:rPr>
          <w:rFonts w:ascii="Arial" w:eastAsia="楷体" w:hAnsi="Arial" w:cs="Arial"/>
          <w:bCs/>
          <w:color w:val="000000"/>
          <w:szCs w:val="21"/>
        </w:rPr>
      </w:pPr>
      <w:r>
        <w:rPr>
          <w:rFonts w:ascii="Arial" w:eastAsia="楷体" w:hAnsi="Arial" w:cs="Arial"/>
          <w:bCs/>
          <w:color w:val="000000"/>
          <w:szCs w:val="21"/>
        </w:rPr>
        <w:t>5.1.1</w:t>
      </w:r>
      <w:r>
        <w:rPr>
          <w:rFonts w:ascii="Arial" w:eastAsia="楷体" w:hAnsi="Arial" w:cs="Arial"/>
          <w:bCs/>
          <w:color w:val="000000"/>
          <w:szCs w:val="21"/>
        </w:rPr>
        <w:t>甲乙双方应对本协议的内容，以及属于一方拥有</w:t>
      </w:r>
      <w:r>
        <w:rPr>
          <w:rFonts w:ascii="Arial" w:eastAsia="楷体" w:hAnsi="Arial" w:cs="Arial"/>
          <w:bCs/>
          <w:color w:val="000000"/>
          <w:szCs w:val="21"/>
        </w:rPr>
        <w:t>所有权、</w:t>
      </w:r>
      <w:r>
        <w:rPr>
          <w:rFonts w:ascii="Arial" w:eastAsia="楷体" w:hAnsi="Arial" w:cs="Arial"/>
          <w:bCs/>
          <w:color w:val="000000"/>
          <w:szCs w:val="21"/>
        </w:rPr>
        <w:t>知识产权</w:t>
      </w:r>
      <w:r>
        <w:rPr>
          <w:rFonts w:ascii="Arial" w:eastAsia="楷体" w:hAnsi="Arial" w:cs="Arial"/>
          <w:bCs/>
          <w:color w:val="000000"/>
          <w:szCs w:val="21"/>
        </w:rPr>
        <w:t>及相关权益</w:t>
      </w:r>
      <w:r>
        <w:rPr>
          <w:rFonts w:ascii="Arial" w:eastAsia="楷体" w:hAnsi="Arial" w:cs="Arial"/>
          <w:bCs/>
          <w:color w:val="000000"/>
          <w:szCs w:val="21"/>
        </w:rPr>
        <w:t>的信息、专有信息、商业机密等信息予以严格保密。</w:t>
      </w:r>
    </w:p>
    <w:p w14:paraId="49B45E3A" w14:textId="77777777" w:rsidR="00FD45CC" w:rsidRDefault="00A21C4F">
      <w:pPr>
        <w:pBdr>
          <w:top w:val="none" w:sz="0" w:space="1" w:color="auto"/>
          <w:bottom w:val="none" w:sz="0" w:space="2" w:color="auto"/>
          <w:right w:val="none" w:sz="0" w:space="4" w:color="auto"/>
        </w:pBdr>
        <w:spacing w:line="360" w:lineRule="auto"/>
        <w:rPr>
          <w:rFonts w:ascii="Arial" w:eastAsia="楷体" w:hAnsi="Arial" w:cs="Arial"/>
          <w:bCs/>
          <w:color w:val="000000"/>
          <w:szCs w:val="21"/>
        </w:rPr>
      </w:pPr>
      <w:r>
        <w:rPr>
          <w:rFonts w:ascii="Arial" w:eastAsia="楷体" w:hAnsi="Arial" w:cs="Arial"/>
          <w:bCs/>
          <w:color w:val="000000"/>
          <w:szCs w:val="21"/>
        </w:rPr>
        <w:t>5.1.2</w:t>
      </w:r>
      <w:r>
        <w:rPr>
          <w:rFonts w:ascii="Arial" w:eastAsia="楷体" w:hAnsi="Arial" w:cs="Arial"/>
          <w:bCs/>
          <w:color w:val="000000"/>
          <w:szCs w:val="21"/>
        </w:rPr>
        <w:t>双方各自拥有向另一方提供的任何支持、服务所包含的资料、信息、数据、技术、代码等的</w:t>
      </w:r>
      <w:r>
        <w:rPr>
          <w:rFonts w:ascii="Arial" w:eastAsia="楷体" w:hAnsi="Arial" w:cs="Arial"/>
          <w:bCs/>
          <w:color w:val="000000"/>
          <w:szCs w:val="21"/>
        </w:rPr>
        <w:t>所有权、</w:t>
      </w:r>
      <w:r>
        <w:rPr>
          <w:rFonts w:ascii="Arial" w:eastAsia="楷体" w:hAnsi="Arial" w:cs="Arial"/>
          <w:bCs/>
          <w:color w:val="000000"/>
          <w:szCs w:val="21"/>
        </w:rPr>
        <w:t>知识产权</w:t>
      </w:r>
      <w:r>
        <w:rPr>
          <w:rFonts w:ascii="Arial" w:eastAsia="楷体" w:hAnsi="Arial" w:cs="Arial"/>
          <w:bCs/>
          <w:color w:val="000000"/>
          <w:szCs w:val="21"/>
        </w:rPr>
        <w:t>及相关权益</w:t>
      </w:r>
      <w:r>
        <w:rPr>
          <w:rFonts w:ascii="Arial" w:eastAsia="楷体" w:hAnsi="Arial" w:cs="Arial"/>
          <w:bCs/>
          <w:color w:val="000000"/>
          <w:szCs w:val="21"/>
        </w:rPr>
        <w:t>。双方应保证向另一方提供的上述信息</w:t>
      </w:r>
      <w:r>
        <w:rPr>
          <w:rFonts w:ascii="Arial" w:eastAsia="楷体" w:hAnsi="Arial" w:cs="Arial" w:hint="eastAsia"/>
          <w:bCs/>
          <w:color w:val="000000"/>
          <w:szCs w:val="21"/>
        </w:rPr>
        <w:t>等</w:t>
      </w:r>
      <w:r>
        <w:rPr>
          <w:rFonts w:ascii="Arial" w:eastAsia="楷体" w:hAnsi="Arial" w:cs="Arial"/>
          <w:bCs/>
          <w:color w:val="000000"/>
          <w:szCs w:val="21"/>
        </w:rPr>
        <w:t>未违反法律规定，未侵犯任何第三方的合法权益。</w:t>
      </w:r>
    </w:p>
    <w:p w14:paraId="1364B027" w14:textId="77777777" w:rsidR="00FD45CC" w:rsidRDefault="00A21C4F">
      <w:pPr>
        <w:pBdr>
          <w:top w:val="none" w:sz="0" w:space="1" w:color="auto"/>
          <w:bottom w:val="none" w:sz="0" w:space="2" w:color="auto"/>
          <w:right w:val="none" w:sz="0" w:space="4" w:color="auto"/>
        </w:pBdr>
        <w:spacing w:line="360" w:lineRule="auto"/>
        <w:rPr>
          <w:rFonts w:ascii="Arial" w:eastAsia="楷体" w:hAnsi="Arial" w:cs="Arial"/>
          <w:bCs/>
          <w:color w:val="000000"/>
          <w:szCs w:val="21"/>
        </w:rPr>
      </w:pPr>
      <w:r>
        <w:rPr>
          <w:rFonts w:ascii="Arial" w:eastAsia="楷体" w:hAnsi="Arial" w:cs="Arial"/>
          <w:bCs/>
          <w:color w:val="000000"/>
          <w:szCs w:val="21"/>
        </w:rPr>
        <w:t>5.1.3</w:t>
      </w:r>
      <w:r>
        <w:rPr>
          <w:rFonts w:ascii="Arial" w:eastAsia="楷体" w:hAnsi="Arial" w:cs="Arial"/>
          <w:bCs/>
          <w:color w:val="000000"/>
          <w:szCs w:val="21"/>
        </w:rPr>
        <w:t>乙方对本合同的相关产品及服务享有法律规定范围内的全部权利（包括但不限于著作权、商标权、专利权等知识产权和其他权利）。</w:t>
      </w:r>
    </w:p>
    <w:p w14:paraId="2F152398" w14:textId="1C5B961C" w:rsidR="008E1C87" w:rsidRDefault="00A21C4F">
      <w:pPr>
        <w:pBdr>
          <w:top w:val="none" w:sz="0" w:space="1" w:color="auto"/>
          <w:bottom w:val="none" w:sz="0" w:space="2" w:color="auto"/>
          <w:right w:val="none" w:sz="0" w:space="4" w:color="auto"/>
        </w:pBdr>
        <w:spacing w:line="360" w:lineRule="auto"/>
        <w:rPr>
          <w:ins w:id="74" w:author="华中楠" w:date="2026-08-03T14:13:00Z"/>
          <w:rFonts w:ascii="Arial" w:hAnsi="Arial" w:cs="Arial"/>
          <w:bCs/>
          <w:color w:val="000000"/>
          <w:szCs w:val="21"/>
        </w:rPr>
      </w:pPr>
      <w:ins w:id="75" w:author="华中楠" w:date="2026-08-03T14:13:00Z">
        <w:r>
          <w:rPr>
            <w:rFonts w:ascii="Arial" w:eastAsia="楷体" w:hAnsi="Arial" w:cs="Arial" w:hint="eastAsia"/>
            <w:bCs/>
            <w:color w:val="000000"/>
            <w:szCs w:val="21"/>
          </w:rPr>
          <w:t>5.1.4</w:t>
        </w:r>
        <w:r>
          <w:rPr>
            <w:rFonts w:hint="eastAsia"/>
          </w:rPr>
          <w:t xml:space="preserve"> </w:t>
        </w:r>
        <w:r w:rsidRPr="00F2026B">
          <w:rPr>
            <w:rFonts w:hint="eastAsia"/>
          </w:rPr>
          <w:t>乙方</w:t>
        </w:r>
        <w:r w:rsidRPr="00F2026B">
          <w:rPr>
            <w:rFonts w:hint="eastAsia"/>
          </w:rPr>
          <w:t>保证所提供产品拥有合法、完整知识产权</w:t>
        </w:r>
        <w:r w:rsidRPr="00F2026B">
          <w:rPr>
            <w:rFonts w:hint="eastAsia"/>
          </w:rPr>
          <w:t>，保证</w:t>
        </w:r>
        <w:r w:rsidRPr="00F2026B">
          <w:rPr>
            <w:rFonts w:hint="eastAsia"/>
          </w:rPr>
          <w:t>不因</w:t>
        </w:r>
        <w:r w:rsidRPr="00F2026B">
          <w:rPr>
            <w:rFonts w:hint="eastAsia"/>
          </w:rPr>
          <w:t>甲</w:t>
        </w:r>
        <w:r w:rsidRPr="00F2026B">
          <w:rPr>
            <w:rFonts w:hint="eastAsia"/>
          </w:rPr>
          <w:t>方</w:t>
        </w:r>
        <w:r w:rsidRPr="00F2026B">
          <w:rPr>
            <w:rFonts w:hint="eastAsia"/>
          </w:rPr>
          <w:t>使用</w:t>
        </w:r>
        <w:r w:rsidRPr="00F2026B">
          <w:rPr>
            <w:rFonts w:hint="eastAsia"/>
          </w:rPr>
          <w:t>乙</w:t>
        </w:r>
        <w:r w:rsidRPr="00F2026B">
          <w:rPr>
            <w:rFonts w:hint="eastAsia"/>
          </w:rPr>
          <w:t>方产品而遭受任何第三方因知识产权向</w:t>
        </w:r>
        <w:r w:rsidRPr="00F2026B">
          <w:rPr>
            <w:rFonts w:hint="eastAsia"/>
          </w:rPr>
          <w:t>甲</w:t>
        </w:r>
        <w:r w:rsidRPr="00F2026B">
          <w:rPr>
            <w:rFonts w:hint="eastAsia"/>
          </w:rPr>
          <w:t>方索赔或主张权利，否则由</w:t>
        </w:r>
        <w:r w:rsidRPr="00F2026B">
          <w:rPr>
            <w:rFonts w:hint="eastAsia"/>
          </w:rPr>
          <w:t>乙</w:t>
        </w:r>
        <w:r w:rsidRPr="00F2026B">
          <w:rPr>
            <w:rFonts w:hint="eastAsia"/>
          </w:rPr>
          <w:t>方负责处理并赔偿乙方因此所受</w:t>
        </w:r>
        <w:r w:rsidRPr="00F2026B">
          <w:rPr>
            <w:rFonts w:hint="eastAsia"/>
          </w:rPr>
          <w:t>全部</w:t>
        </w:r>
        <w:r w:rsidRPr="00F2026B">
          <w:rPr>
            <w:rFonts w:hint="eastAsia"/>
          </w:rPr>
          <w:t>损失。</w:t>
        </w:r>
      </w:ins>
    </w:p>
    <w:p w14:paraId="4EB06D8D" w14:textId="77777777" w:rsidR="00FD45CC" w:rsidRDefault="00A21C4F">
      <w:pPr>
        <w:pStyle w:val="2"/>
        <w:spacing w:before="156"/>
        <w:ind w:left="315" w:hanging="315"/>
        <w:rPr>
          <w:rFonts w:ascii="Arial" w:hAnsi="Arial" w:cs="Arial"/>
          <w:color w:val="000000"/>
        </w:rPr>
      </w:pPr>
      <w:r>
        <w:rPr>
          <w:rFonts w:ascii="Arial" w:hAnsi="Arial" w:cs="Arial"/>
          <w:color w:val="000000"/>
        </w:rPr>
        <w:t>5.2</w:t>
      </w:r>
      <w:r>
        <w:rPr>
          <w:rFonts w:ascii="Arial" w:hAnsi="Arial" w:cs="Arial"/>
          <w:color w:val="000000"/>
        </w:rPr>
        <w:t>保密约定</w:t>
      </w:r>
    </w:p>
    <w:p w14:paraId="4EAAAE46" w14:textId="77777777" w:rsidR="00FD45CC" w:rsidRDefault="00A21C4F">
      <w:pPr>
        <w:pBdr>
          <w:top w:val="none" w:sz="0" w:space="1" w:color="auto"/>
          <w:bottom w:val="none" w:sz="0" w:space="2" w:color="auto"/>
          <w:right w:val="none" w:sz="0" w:space="4" w:color="auto"/>
        </w:pBdr>
        <w:spacing w:line="360" w:lineRule="auto"/>
        <w:rPr>
          <w:rFonts w:ascii="Arial" w:eastAsia="楷体" w:hAnsi="Arial" w:cs="Arial"/>
          <w:bCs/>
          <w:color w:val="000000"/>
          <w:szCs w:val="21"/>
        </w:rPr>
      </w:pPr>
      <w:r>
        <w:rPr>
          <w:rFonts w:ascii="Arial" w:eastAsia="楷体" w:hAnsi="Arial" w:cs="Arial"/>
          <w:bCs/>
          <w:color w:val="000000"/>
          <w:szCs w:val="21"/>
        </w:rPr>
        <w:t>5.2.1</w:t>
      </w:r>
      <w:r>
        <w:rPr>
          <w:rFonts w:ascii="Arial" w:eastAsia="楷体" w:hAnsi="Arial" w:cs="Arial"/>
          <w:bCs/>
          <w:color w:val="000000"/>
          <w:szCs w:val="21"/>
        </w:rPr>
        <w:t>保密</w:t>
      </w:r>
      <w:r>
        <w:rPr>
          <w:rFonts w:ascii="Arial" w:eastAsia="楷体" w:hAnsi="Arial" w:cs="Arial"/>
          <w:bCs/>
          <w:color w:val="000000"/>
          <w:szCs w:val="21"/>
        </w:rPr>
        <w:t>信息</w:t>
      </w:r>
      <w:r>
        <w:rPr>
          <w:rFonts w:ascii="Arial" w:eastAsia="楷体" w:hAnsi="Arial" w:cs="Arial"/>
          <w:bCs/>
          <w:color w:val="000000"/>
          <w:szCs w:val="21"/>
        </w:rPr>
        <w:t>的内容：与本次合作相关的信息</w:t>
      </w:r>
      <w:r>
        <w:rPr>
          <w:rFonts w:ascii="Arial" w:eastAsia="楷体" w:hAnsi="Arial" w:cs="Arial"/>
          <w:bCs/>
          <w:color w:val="000000"/>
          <w:szCs w:val="21"/>
        </w:rPr>
        <w:t>/</w:t>
      </w:r>
      <w:r>
        <w:rPr>
          <w:rFonts w:ascii="Arial" w:eastAsia="楷体" w:hAnsi="Arial" w:cs="Arial"/>
          <w:bCs/>
          <w:color w:val="000000"/>
          <w:szCs w:val="21"/>
        </w:rPr>
        <w:t>内容（包括但不限于合作的具体内容</w:t>
      </w:r>
      <w:r>
        <w:rPr>
          <w:rFonts w:ascii="Arial" w:eastAsia="楷体" w:hAnsi="Arial" w:cs="Arial"/>
          <w:bCs/>
          <w:color w:val="000000"/>
          <w:szCs w:val="21"/>
        </w:rPr>
        <w:t>/</w:t>
      </w:r>
      <w:r>
        <w:rPr>
          <w:rFonts w:ascii="Arial" w:eastAsia="楷体" w:hAnsi="Arial" w:cs="Arial"/>
          <w:bCs/>
          <w:color w:val="000000"/>
          <w:szCs w:val="21"/>
        </w:rPr>
        <w:t>结算</w:t>
      </w:r>
      <w:r>
        <w:rPr>
          <w:rFonts w:ascii="Arial" w:eastAsia="楷体" w:hAnsi="Arial" w:cs="Arial"/>
          <w:bCs/>
          <w:color w:val="000000"/>
          <w:szCs w:val="21"/>
        </w:rPr>
        <w:t>/</w:t>
      </w:r>
      <w:r>
        <w:rPr>
          <w:rFonts w:ascii="Arial" w:eastAsia="楷体" w:hAnsi="Arial" w:cs="Arial"/>
          <w:bCs/>
          <w:color w:val="000000"/>
          <w:szCs w:val="21"/>
        </w:rPr>
        <w:t>价格</w:t>
      </w:r>
      <w:r>
        <w:rPr>
          <w:rFonts w:ascii="Arial" w:eastAsia="楷体" w:hAnsi="Arial" w:cs="Arial"/>
          <w:bCs/>
          <w:color w:val="000000"/>
          <w:szCs w:val="21"/>
        </w:rPr>
        <w:t>/</w:t>
      </w:r>
      <w:r>
        <w:rPr>
          <w:rFonts w:ascii="Arial" w:eastAsia="楷体" w:hAnsi="Arial" w:cs="Arial"/>
          <w:bCs/>
          <w:color w:val="000000"/>
          <w:szCs w:val="21"/>
        </w:rPr>
        <w:t>乙方提供的具体服务等）以及文件或资料。</w:t>
      </w:r>
    </w:p>
    <w:p w14:paraId="6C4EF566" w14:textId="77777777" w:rsidR="00FD45CC" w:rsidRDefault="00A21C4F">
      <w:pPr>
        <w:pStyle w:val="2"/>
        <w:spacing w:before="156"/>
        <w:ind w:firstLineChars="0" w:firstLine="0"/>
        <w:rPr>
          <w:rFonts w:ascii="Arial" w:hAnsi="Arial" w:cs="Arial"/>
          <w:color w:val="000000"/>
        </w:rPr>
      </w:pPr>
      <w:r>
        <w:rPr>
          <w:rFonts w:ascii="Arial" w:hAnsi="Arial" w:cs="Arial"/>
          <w:color w:val="000000"/>
        </w:rPr>
        <w:t>5.2.2</w:t>
      </w:r>
      <w:r>
        <w:rPr>
          <w:rFonts w:ascii="Arial" w:hAnsi="Arial" w:cs="Arial"/>
          <w:color w:val="000000"/>
        </w:rPr>
        <w:t>保密责任主体</w:t>
      </w:r>
    </w:p>
    <w:p w14:paraId="6F551ABC" w14:textId="77777777" w:rsidR="00FD45CC" w:rsidRDefault="00A21C4F">
      <w:pPr>
        <w:numPr>
          <w:ilvl w:val="0"/>
          <w:numId w:val="3"/>
        </w:numPr>
        <w:pBdr>
          <w:top w:val="none" w:sz="0" w:space="1" w:color="auto"/>
          <w:bottom w:val="none" w:sz="0" w:space="2" w:color="auto"/>
          <w:right w:val="none" w:sz="0" w:space="4" w:color="auto"/>
        </w:pBdr>
        <w:spacing w:line="360" w:lineRule="auto"/>
        <w:rPr>
          <w:rFonts w:ascii="Arial" w:eastAsia="楷体" w:hAnsi="Arial" w:cs="Arial"/>
          <w:bCs/>
          <w:color w:val="000000"/>
          <w:szCs w:val="21"/>
        </w:rPr>
      </w:pPr>
      <w:r>
        <w:rPr>
          <w:rFonts w:ascii="Arial" w:eastAsia="楷体" w:hAnsi="Arial" w:cs="Arial"/>
          <w:bCs/>
          <w:color w:val="000000"/>
          <w:szCs w:val="21"/>
        </w:rPr>
        <w:t>本协议双方当事人及其关联公司；</w:t>
      </w:r>
    </w:p>
    <w:p w14:paraId="2AC07DC6" w14:textId="77777777" w:rsidR="00FD45CC" w:rsidRDefault="00A21C4F">
      <w:pPr>
        <w:numPr>
          <w:ilvl w:val="0"/>
          <w:numId w:val="3"/>
        </w:numPr>
        <w:pBdr>
          <w:top w:val="none" w:sz="0" w:space="1" w:color="auto"/>
          <w:bottom w:val="none" w:sz="0" w:space="2" w:color="auto"/>
          <w:right w:val="none" w:sz="0" w:space="4" w:color="auto"/>
        </w:pBdr>
        <w:spacing w:line="360" w:lineRule="auto"/>
        <w:rPr>
          <w:rFonts w:ascii="Arial" w:eastAsia="楷体" w:hAnsi="Arial" w:cs="Arial"/>
          <w:bCs/>
          <w:color w:val="000000"/>
          <w:szCs w:val="21"/>
        </w:rPr>
      </w:pPr>
      <w:r>
        <w:rPr>
          <w:rFonts w:ascii="Arial" w:eastAsia="楷体" w:hAnsi="Arial" w:cs="Arial"/>
          <w:bCs/>
          <w:color w:val="000000"/>
          <w:szCs w:val="21"/>
        </w:rPr>
        <w:t>本协议双方当事人及其关联公司有</w:t>
      </w:r>
      <w:r>
        <w:rPr>
          <w:rFonts w:ascii="Arial" w:eastAsia="楷体" w:hAnsi="Arial" w:cs="Arial"/>
          <w:bCs/>
          <w:color w:val="000000"/>
          <w:szCs w:val="21"/>
        </w:rPr>
        <w:t>保密</w:t>
      </w:r>
      <w:r>
        <w:rPr>
          <w:rFonts w:ascii="Arial" w:eastAsia="楷体" w:hAnsi="Arial" w:cs="Arial"/>
          <w:bCs/>
          <w:color w:val="000000"/>
          <w:szCs w:val="21"/>
        </w:rPr>
        <w:t>责任和义务保证其工作人员，包括但不限于：信息接收方及其隶属单位的管理人员、职员、顾问、代理人、审计师、法律顾问等为了本次合作代表双方及其关联公司利益的人员。</w:t>
      </w:r>
    </w:p>
    <w:p w14:paraId="3549CDA5" w14:textId="77777777" w:rsidR="00FD45CC" w:rsidRDefault="00A21C4F">
      <w:pPr>
        <w:pBdr>
          <w:top w:val="none" w:sz="0" w:space="1" w:color="auto"/>
          <w:bottom w:val="none" w:sz="0" w:space="2" w:color="auto"/>
          <w:right w:val="none" w:sz="0" w:space="4" w:color="auto"/>
        </w:pBdr>
        <w:spacing w:line="360" w:lineRule="auto"/>
        <w:rPr>
          <w:rFonts w:ascii="Arial" w:eastAsia="楷体" w:hAnsi="Arial" w:cs="Arial"/>
          <w:bCs/>
          <w:color w:val="000000"/>
          <w:szCs w:val="21"/>
        </w:rPr>
      </w:pPr>
      <w:r>
        <w:rPr>
          <w:rFonts w:ascii="Arial" w:eastAsia="楷体" w:hAnsi="Arial" w:cs="Arial"/>
          <w:bCs/>
          <w:color w:val="000000"/>
          <w:szCs w:val="21"/>
        </w:rPr>
        <w:t>5.2.3</w:t>
      </w:r>
      <w:r>
        <w:rPr>
          <w:rFonts w:ascii="Arial" w:eastAsia="楷体" w:hAnsi="Arial" w:cs="Arial"/>
          <w:bCs/>
          <w:color w:val="000000"/>
          <w:szCs w:val="21"/>
        </w:rPr>
        <w:t>保密责任</w:t>
      </w:r>
    </w:p>
    <w:p w14:paraId="58E019A0" w14:textId="77777777" w:rsidR="00FD45CC" w:rsidRDefault="00A21C4F">
      <w:pPr>
        <w:pBdr>
          <w:top w:val="none" w:sz="0" w:space="1" w:color="auto"/>
          <w:bottom w:val="none" w:sz="0" w:space="2" w:color="auto"/>
          <w:right w:val="none" w:sz="0" w:space="4" w:color="auto"/>
        </w:pBdr>
        <w:spacing w:line="360" w:lineRule="auto"/>
        <w:rPr>
          <w:rFonts w:ascii="Arial" w:eastAsia="楷体" w:hAnsi="Arial" w:cs="Arial"/>
          <w:bCs/>
          <w:color w:val="000000"/>
          <w:szCs w:val="21"/>
        </w:rPr>
      </w:pPr>
      <w:r>
        <w:rPr>
          <w:rFonts w:ascii="Arial" w:eastAsia="楷体" w:hAnsi="Arial" w:cs="Arial"/>
          <w:bCs/>
          <w:color w:val="000000"/>
          <w:szCs w:val="21"/>
        </w:rPr>
        <w:t>（</w:t>
      </w:r>
      <w:r>
        <w:rPr>
          <w:rFonts w:ascii="Arial" w:eastAsia="楷体" w:hAnsi="Arial" w:cs="Arial"/>
          <w:bCs/>
          <w:color w:val="000000"/>
          <w:szCs w:val="21"/>
        </w:rPr>
        <w:t>1</w:t>
      </w:r>
      <w:r>
        <w:rPr>
          <w:rFonts w:ascii="Arial" w:eastAsia="楷体" w:hAnsi="Arial" w:cs="Arial"/>
          <w:bCs/>
          <w:color w:val="000000"/>
          <w:szCs w:val="21"/>
        </w:rPr>
        <w:t>）对于保密信息，甲乙双方有权向与项目有关的负责人及职员披露，但不能泄露或披露给与项目无关的负责人及职员。但是事先得到另一方（信息披露方）书面认可或按法律规定要求披露的除外。获知项目保密信息的</w:t>
      </w:r>
      <w:r>
        <w:rPr>
          <w:rFonts w:ascii="Arial" w:eastAsia="楷体" w:hAnsi="Arial" w:cs="Arial"/>
          <w:bCs/>
          <w:color w:val="000000"/>
          <w:szCs w:val="21"/>
        </w:rPr>
        <w:t>任一</w:t>
      </w:r>
      <w:r>
        <w:rPr>
          <w:rFonts w:ascii="Arial" w:eastAsia="楷体" w:hAnsi="Arial" w:cs="Arial"/>
          <w:bCs/>
          <w:color w:val="000000"/>
          <w:szCs w:val="21"/>
        </w:rPr>
        <w:t>方负责人、雇员、代理商及关联方违反保密义务的行为视为</w:t>
      </w:r>
      <w:r>
        <w:rPr>
          <w:rFonts w:ascii="Arial" w:eastAsia="楷体" w:hAnsi="Arial" w:cs="Arial"/>
          <w:bCs/>
          <w:color w:val="000000"/>
          <w:szCs w:val="21"/>
        </w:rPr>
        <w:t>该</w:t>
      </w:r>
      <w:r>
        <w:rPr>
          <w:rFonts w:ascii="Arial" w:eastAsia="楷体" w:hAnsi="Arial" w:cs="Arial"/>
          <w:bCs/>
          <w:color w:val="000000"/>
          <w:szCs w:val="21"/>
        </w:rPr>
        <w:t>方违反保密义务的事项。</w:t>
      </w:r>
    </w:p>
    <w:p w14:paraId="6C8FD295" w14:textId="77777777" w:rsidR="00FD45CC" w:rsidRDefault="00A21C4F">
      <w:pPr>
        <w:pBdr>
          <w:top w:val="none" w:sz="0" w:space="1" w:color="auto"/>
          <w:bottom w:val="none" w:sz="0" w:space="2" w:color="auto"/>
          <w:right w:val="none" w:sz="0" w:space="4" w:color="auto"/>
        </w:pBdr>
        <w:spacing w:line="360" w:lineRule="auto"/>
        <w:rPr>
          <w:rFonts w:ascii="Arial" w:eastAsia="楷体" w:hAnsi="Arial" w:cs="Arial"/>
          <w:bCs/>
          <w:color w:val="000000"/>
          <w:szCs w:val="21"/>
        </w:rPr>
      </w:pPr>
      <w:r>
        <w:rPr>
          <w:rFonts w:ascii="Arial" w:eastAsia="楷体" w:hAnsi="Arial" w:cs="Arial"/>
          <w:bCs/>
          <w:color w:val="000000"/>
          <w:szCs w:val="21"/>
        </w:rPr>
        <w:t>（</w:t>
      </w:r>
      <w:r>
        <w:rPr>
          <w:rFonts w:ascii="Arial" w:eastAsia="楷体" w:hAnsi="Arial" w:cs="Arial"/>
          <w:bCs/>
          <w:color w:val="000000"/>
          <w:szCs w:val="21"/>
        </w:rPr>
        <w:t>2</w:t>
      </w:r>
      <w:r>
        <w:rPr>
          <w:rFonts w:ascii="Arial" w:eastAsia="楷体" w:hAnsi="Arial" w:cs="Arial"/>
          <w:bCs/>
          <w:color w:val="000000"/>
          <w:szCs w:val="21"/>
        </w:rPr>
        <w:t>）任何一方（信息接收方）对保密信息谨慎、妥善持有，并主</w:t>
      </w:r>
      <w:r>
        <w:rPr>
          <w:rFonts w:ascii="Arial" w:eastAsia="楷体" w:hAnsi="Arial" w:cs="Arial"/>
          <w:bCs/>
          <w:color w:val="000000"/>
          <w:szCs w:val="21"/>
        </w:rPr>
        <w:t>动采取加密措施对信息披露方的商业秘密严格保密，没有信息披露方事先书面同意，不得直接或间接使用保密信息，不得复制保密信息，或将保密信息向任何第三方披露。</w:t>
      </w:r>
    </w:p>
    <w:p w14:paraId="3D6D4E87" w14:textId="77777777" w:rsidR="00FD45CC" w:rsidRDefault="00A21C4F">
      <w:pPr>
        <w:pBdr>
          <w:top w:val="none" w:sz="0" w:space="1" w:color="auto"/>
          <w:bottom w:val="none" w:sz="0" w:space="2" w:color="auto"/>
          <w:right w:val="none" w:sz="0" w:space="4" w:color="auto"/>
        </w:pBdr>
        <w:spacing w:line="360" w:lineRule="auto"/>
        <w:rPr>
          <w:rFonts w:ascii="Arial" w:eastAsia="楷体" w:hAnsi="Arial" w:cs="Arial"/>
          <w:bCs/>
          <w:color w:val="000000"/>
          <w:szCs w:val="21"/>
        </w:rPr>
      </w:pPr>
      <w:r>
        <w:rPr>
          <w:rFonts w:ascii="Arial" w:eastAsia="楷体" w:hAnsi="Arial" w:cs="Arial"/>
          <w:bCs/>
          <w:color w:val="000000"/>
          <w:szCs w:val="21"/>
        </w:rPr>
        <w:lastRenderedPageBreak/>
        <w:t>（</w:t>
      </w:r>
      <w:r>
        <w:rPr>
          <w:rFonts w:ascii="Arial" w:eastAsia="楷体" w:hAnsi="Arial" w:cs="Arial"/>
          <w:bCs/>
          <w:color w:val="000000"/>
          <w:szCs w:val="21"/>
        </w:rPr>
        <w:t>3</w:t>
      </w:r>
      <w:r>
        <w:rPr>
          <w:rFonts w:ascii="Arial" w:eastAsia="楷体" w:hAnsi="Arial" w:cs="Arial"/>
          <w:bCs/>
          <w:color w:val="000000"/>
          <w:szCs w:val="21"/>
        </w:rPr>
        <w:t>）</w:t>
      </w:r>
      <w:proofErr w:type="gramStart"/>
      <w:r>
        <w:rPr>
          <w:rFonts w:ascii="Arial" w:eastAsia="楷体" w:hAnsi="Arial" w:cs="Arial"/>
          <w:bCs/>
          <w:color w:val="000000"/>
          <w:szCs w:val="21"/>
        </w:rPr>
        <w:t>若法院</w:t>
      </w:r>
      <w:proofErr w:type="gramEnd"/>
      <w:r>
        <w:rPr>
          <w:rFonts w:ascii="Arial" w:eastAsia="楷体" w:hAnsi="Arial" w:cs="Arial"/>
          <w:bCs/>
          <w:color w:val="000000"/>
          <w:szCs w:val="21"/>
        </w:rPr>
        <w:t>或其他司法、行政、立法机构要求信息接收方披露保密信息，信息接收方应立即通知信息披露方此类要求；若信息接收方按上述要求必须提供保密信息，信息接收方应配合信息披露方采取合法及合理的措施向有关部门披露需要披露的保密信息，并要求所提供的保密信息能得到保密的待遇。</w:t>
      </w:r>
    </w:p>
    <w:p w14:paraId="4536BA69" w14:textId="77777777" w:rsidR="00FD45CC" w:rsidRDefault="00A21C4F">
      <w:pPr>
        <w:pBdr>
          <w:top w:val="none" w:sz="0" w:space="1" w:color="auto"/>
          <w:bottom w:val="none" w:sz="0" w:space="2" w:color="auto"/>
          <w:right w:val="none" w:sz="0" w:space="4" w:color="auto"/>
        </w:pBdr>
        <w:spacing w:line="360" w:lineRule="auto"/>
        <w:rPr>
          <w:rFonts w:ascii="Arial" w:eastAsia="楷体" w:hAnsi="Arial" w:cs="Arial"/>
          <w:bCs/>
          <w:color w:val="000000"/>
          <w:szCs w:val="21"/>
        </w:rPr>
      </w:pPr>
      <w:r>
        <w:rPr>
          <w:rFonts w:ascii="Arial" w:eastAsia="楷体" w:hAnsi="Arial" w:cs="Arial"/>
          <w:bCs/>
          <w:color w:val="000000"/>
          <w:szCs w:val="21"/>
        </w:rPr>
        <w:t>5.2.4</w:t>
      </w:r>
      <w:r>
        <w:rPr>
          <w:rFonts w:ascii="Arial" w:eastAsia="楷体" w:hAnsi="Arial" w:cs="Arial"/>
          <w:bCs/>
          <w:color w:val="000000"/>
          <w:szCs w:val="21"/>
        </w:rPr>
        <w:t>其他约定</w:t>
      </w:r>
    </w:p>
    <w:p w14:paraId="377FE534" w14:textId="77777777" w:rsidR="00FD45CC" w:rsidRDefault="00A21C4F">
      <w:pPr>
        <w:pBdr>
          <w:top w:val="none" w:sz="0" w:space="1" w:color="auto"/>
          <w:bottom w:val="none" w:sz="0" w:space="2" w:color="auto"/>
          <w:right w:val="none" w:sz="0" w:space="4" w:color="auto"/>
        </w:pBdr>
        <w:spacing w:line="360" w:lineRule="auto"/>
        <w:rPr>
          <w:rFonts w:ascii="Arial" w:eastAsia="楷体" w:hAnsi="Arial" w:cs="Arial"/>
          <w:bCs/>
          <w:color w:val="000000"/>
          <w:szCs w:val="21"/>
        </w:rPr>
      </w:pPr>
      <w:r>
        <w:rPr>
          <w:rFonts w:ascii="Arial" w:eastAsia="楷体" w:hAnsi="Arial" w:cs="Arial"/>
          <w:bCs/>
          <w:color w:val="000000"/>
          <w:szCs w:val="21"/>
        </w:rPr>
        <w:t>未经双方的书面同意，任何一方不得将本条约定保密义务的全部或部分权利及义务</w:t>
      </w:r>
      <w:r>
        <w:rPr>
          <w:rFonts w:ascii="Arial" w:eastAsia="楷体" w:hAnsi="Arial" w:cs="Arial"/>
          <w:bCs/>
          <w:color w:val="000000"/>
          <w:szCs w:val="21"/>
        </w:rPr>
        <w:t>转让给第三方。保密期限不受本协议有效期的限制，自本协议生效之日起至保密信息进入公众领域为止。</w:t>
      </w:r>
    </w:p>
    <w:p w14:paraId="59034480" w14:textId="795A1F75" w:rsidR="008E1C87" w:rsidRPr="00F2026B" w:rsidDel="00815962" w:rsidRDefault="00A21C4F" w:rsidP="00F2026B">
      <w:pPr>
        <w:pBdr>
          <w:top w:val="none" w:sz="0" w:space="1" w:color="auto"/>
          <w:bottom w:val="none" w:sz="0" w:space="2" w:color="auto"/>
          <w:right w:val="none" w:sz="0" w:space="4" w:color="auto"/>
        </w:pBdr>
        <w:overflowPunct w:val="0"/>
        <w:spacing w:line="360" w:lineRule="auto"/>
        <w:ind w:firstLineChars="500" w:firstLine="1050"/>
        <w:rPr>
          <w:ins w:id="76" w:author="华中楠" w:date="2026-08-03T14:13:00Z"/>
          <w:del w:id="77" w:author="王玉" w:date="2026-08-03T14:52:00Z"/>
          <w:rFonts w:ascii="Arial" w:eastAsia="楷体" w:hAnsi="Arial" w:cs="Arial"/>
          <w:bCs/>
          <w:color w:val="000000"/>
          <w:szCs w:val="21"/>
        </w:rPr>
      </w:pPr>
      <w:commentRangeStart w:id="78"/>
      <w:ins w:id="79" w:author="华中楠" w:date="2026-08-03T14:13:00Z">
        <w:del w:id="80" w:author="王玉" w:date="2026-08-03T14:52:00Z">
          <w:r w:rsidDel="00815962">
            <w:rPr>
              <w:rFonts w:ascii="Arial" w:eastAsia="楷体" w:hAnsi="Arial" w:cs="Arial" w:hint="eastAsia"/>
              <w:bCs/>
              <w:color w:val="000000"/>
              <w:szCs w:val="21"/>
            </w:rPr>
            <w:delText>5.2.5</w:delText>
          </w:r>
          <w:r w:rsidDel="00815962">
            <w:rPr>
              <w:rFonts w:ascii="Arial" w:eastAsia="楷体" w:hAnsi="Arial" w:cs="Arial" w:hint="eastAsia"/>
              <w:bCs/>
              <w:color w:val="000000"/>
              <w:szCs w:val="21"/>
            </w:rPr>
            <w:delText>乙方需按照《</w:delText>
          </w:r>
          <w:r w:rsidRPr="00F2026B" w:rsidDel="00815962">
            <w:rPr>
              <w:rFonts w:ascii="Arial" w:eastAsia="楷体" w:hAnsi="Arial" w:cs="Arial" w:hint="eastAsia"/>
              <w:bCs/>
              <w:color w:val="000000"/>
              <w:szCs w:val="21"/>
            </w:rPr>
            <w:delText>大同证券有限责任公司</w:delText>
          </w:r>
          <w:r w:rsidRPr="00F2026B" w:rsidDel="00815962">
            <w:rPr>
              <w:rFonts w:ascii="Arial" w:eastAsia="楷体" w:hAnsi="Arial" w:cs="Arial" w:hint="eastAsia"/>
              <w:bCs/>
              <w:color w:val="000000"/>
              <w:szCs w:val="21"/>
              <w:lang w:bidi="en-US"/>
            </w:rPr>
            <w:delText>信息技术服务机构管理办法</w:delText>
          </w:r>
          <w:r w:rsidRPr="00F2026B" w:rsidDel="00815962">
            <w:rPr>
              <w:rFonts w:ascii="Arial" w:eastAsia="楷体" w:hAnsi="Arial" w:cs="Arial"/>
              <w:bCs/>
              <w:color w:val="000000"/>
              <w:szCs w:val="21"/>
              <w:lang w:bidi="en-US"/>
            </w:rPr>
            <w:delText>》</w:delText>
          </w:r>
          <w:r w:rsidRPr="00F2026B" w:rsidDel="00815962">
            <w:rPr>
              <w:rFonts w:ascii="Arial" w:eastAsia="楷体" w:hAnsi="Arial" w:cs="Arial" w:hint="eastAsia"/>
              <w:bCs/>
              <w:color w:val="000000"/>
              <w:szCs w:val="21"/>
              <w:lang w:bidi="en-US"/>
            </w:rPr>
            <w:delText>要求签订</w:delText>
          </w:r>
          <w:r w:rsidRPr="00F2026B" w:rsidDel="00815962">
            <w:rPr>
              <w:rFonts w:ascii="Arial" w:eastAsia="楷体" w:hAnsi="Arial" w:cs="Arial" w:hint="eastAsia"/>
              <w:bCs/>
              <w:color w:val="000000"/>
              <w:szCs w:val="21"/>
            </w:rPr>
            <w:delText>信息技术服务机构保密协议、信息技术服务机构承诺书、信息技术服务机构人员保密协议，并自觉遵守相关规定。</w:delText>
          </w:r>
        </w:del>
      </w:ins>
      <w:commentRangeEnd w:id="78"/>
      <w:del w:id="81" w:author="王玉" w:date="2026-08-03T14:52:00Z">
        <w:r w:rsidR="00815962" w:rsidDel="00815962">
          <w:rPr>
            <w:rStyle w:val="aa"/>
          </w:rPr>
          <w:commentReference w:id="78"/>
        </w:r>
      </w:del>
    </w:p>
    <w:p w14:paraId="6D67CADF" w14:textId="77777777" w:rsidR="008E1C87" w:rsidRDefault="008E1C87">
      <w:pPr>
        <w:pBdr>
          <w:top w:val="none" w:sz="0" w:space="1" w:color="auto"/>
          <w:bottom w:val="none" w:sz="0" w:space="2" w:color="auto"/>
          <w:right w:val="none" w:sz="0" w:space="4" w:color="auto"/>
        </w:pBdr>
        <w:spacing w:line="360" w:lineRule="auto"/>
        <w:rPr>
          <w:ins w:id="82" w:author="华中楠" w:date="2026-08-03T14:13:00Z"/>
          <w:rFonts w:ascii="Arial" w:eastAsia="楷体" w:hAnsi="Arial" w:cs="Arial"/>
          <w:bCs/>
          <w:color w:val="000000"/>
          <w:szCs w:val="21"/>
        </w:rPr>
      </w:pPr>
    </w:p>
    <w:p w14:paraId="50720E7E" w14:textId="77777777" w:rsidR="00FD45CC" w:rsidRDefault="00A21C4F">
      <w:pPr>
        <w:pStyle w:val="1"/>
        <w:spacing w:before="312"/>
        <w:rPr>
          <w:rFonts w:cs="Arial"/>
          <w:color w:val="000000"/>
        </w:rPr>
      </w:pPr>
      <w:r>
        <w:rPr>
          <w:rFonts w:cs="Arial"/>
          <w:color w:val="000000"/>
        </w:rPr>
        <w:t>六、违约责任</w:t>
      </w:r>
    </w:p>
    <w:p w14:paraId="16577B5C" w14:textId="77777777" w:rsidR="00FD45CC" w:rsidRDefault="00A21C4F">
      <w:pPr>
        <w:pStyle w:val="2"/>
        <w:spacing w:before="156"/>
        <w:ind w:firstLineChars="0" w:firstLine="0"/>
        <w:rPr>
          <w:rFonts w:ascii="Arial" w:hAnsi="Arial" w:cs="Arial"/>
          <w:color w:val="000000"/>
        </w:rPr>
      </w:pPr>
      <w:r>
        <w:rPr>
          <w:rFonts w:ascii="Arial" w:hAnsi="Arial" w:cs="Arial"/>
          <w:color w:val="000000"/>
        </w:rPr>
        <w:t>6.1</w:t>
      </w:r>
      <w:r>
        <w:rPr>
          <w:rFonts w:ascii="Arial" w:hAnsi="Arial" w:cs="Arial"/>
          <w:color w:val="000000"/>
        </w:rPr>
        <w:t>甲、乙双方应谨慎行使和履行在本合同中约定的权利、义务，任何一方因未履行及</w:t>
      </w:r>
      <w:r>
        <w:rPr>
          <w:rFonts w:ascii="Arial" w:hAnsi="Arial" w:cs="Arial"/>
          <w:color w:val="000000"/>
        </w:rPr>
        <w:t>/</w:t>
      </w:r>
      <w:r>
        <w:rPr>
          <w:rFonts w:ascii="Arial" w:hAnsi="Arial" w:cs="Arial"/>
          <w:color w:val="000000"/>
        </w:rPr>
        <w:t>或未完全履行其在本合同的义务，而给对方造成损失的，应负责赔偿。本协议已规定的应该偿付的赔偿金和各种经济损失，责任方应当在明确责任后十个自然日内付清，否则按逾期付款处理，每逾一日，应向协议另一方支付应付价款</w:t>
      </w:r>
      <w:r>
        <w:rPr>
          <w:rFonts w:ascii="Arial" w:hAnsi="Arial" w:cs="Arial"/>
          <w:color w:val="000000"/>
        </w:rPr>
        <w:t xml:space="preserve"> 0.</w:t>
      </w:r>
      <w:r>
        <w:rPr>
          <w:rFonts w:ascii="Arial" w:hAnsi="Arial" w:cs="Arial"/>
          <w:color w:val="000000"/>
        </w:rPr>
        <w:t>0</w:t>
      </w:r>
      <w:r>
        <w:rPr>
          <w:rFonts w:ascii="Arial" w:hAnsi="Arial" w:cs="Arial"/>
          <w:color w:val="000000"/>
        </w:rPr>
        <w:t>5 %</w:t>
      </w:r>
      <w:r>
        <w:rPr>
          <w:rFonts w:ascii="Arial" w:hAnsi="Arial" w:cs="Arial"/>
          <w:color w:val="000000"/>
        </w:rPr>
        <w:t>的</w:t>
      </w:r>
      <w:r>
        <w:rPr>
          <w:rFonts w:ascii="Arial" w:hAnsi="Arial" w:cs="Arial"/>
          <w:color w:val="000000"/>
        </w:rPr>
        <w:t>迟延履行违约</w:t>
      </w:r>
      <w:r>
        <w:rPr>
          <w:rFonts w:ascii="Arial" w:hAnsi="Arial" w:cs="Arial"/>
          <w:color w:val="000000"/>
        </w:rPr>
        <w:t>金。</w:t>
      </w:r>
    </w:p>
    <w:p w14:paraId="779E997C" w14:textId="77777777" w:rsidR="00FD45CC" w:rsidRDefault="00A21C4F">
      <w:pPr>
        <w:pStyle w:val="2"/>
        <w:spacing w:before="156"/>
        <w:ind w:firstLineChars="0" w:firstLine="0"/>
        <w:rPr>
          <w:rFonts w:ascii="Arial" w:hAnsi="Arial" w:cs="Arial"/>
          <w:color w:val="000000"/>
        </w:rPr>
      </w:pPr>
      <w:r>
        <w:rPr>
          <w:rFonts w:ascii="Arial" w:hAnsi="Arial" w:cs="Arial"/>
          <w:color w:val="000000"/>
        </w:rPr>
        <w:t>6.2</w:t>
      </w:r>
      <w:r>
        <w:rPr>
          <w:rFonts w:ascii="Arial" w:hAnsi="Arial" w:cs="Arial"/>
          <w:color w:val="000000"/>
        </w:rPr>
        <w:t>如果甲方逾期付款，应及时向乙方说明逾期付款的原因，并赔偿逾期付款给乙方造成的损失。每逾一</w:t>
      </w:r>
      <w:r>
        <w:rPr>
          <w:rFonts w:ascii="Arial" w:hAnsi="Arial" w:cs="Arial" w:hint="eastAsia"/>
          <w:color w:val="000000"/>
        </w:rPr>
        <w:t>日</w:t>
      </w:r>
      <w:r>
        <w:rPr>
          <w:rFonts w:ascii="Arial" w:hAnsi="Arial" w:cs="Arial"/>
          <w:color w:val="000000"/>
        </w:rPr>
        <w:t>，甲方应向乙方支付应付款项</w:t>
      </w:r>
      <w:r>
        <w:rPr>
          <w:rFonts w:ascii="Arial" w:hAnsi="Arial" w:cs="Arial"/>
          <w:color w:val="000000"/>
        </w:rPr>
        <w:t>0.</w:t>
      </w:r>
      <w:r>
        <w:rPr>
          <w:rFonts w:ascii="Arial" w:hAnsi="Arial" w:cs="Arial"/>
          <w:color w:val="000000"/>
        </w:rPr>
        <w:t>0</w:t>
      </w:r>
      <w:r>
        <w:rPr>
          <w:rFonts w:ascii="Arial" w:hAnsi="Arial" w:cs="Arial"/>
          <w:color w:val="000000"/>
        </w:rPr>
        <w:t>5%</w:t>
      </w:r>
      <w:r>
        <w:rPr>
          <w:rFonts w:ascii="Arial" w:hAnsi="Arial" w:cs="Arial"/>
          <w:color w:val="000000"/>
        </w:rPr>
        <w:t>的</w:t>
      </w:r>
      <w:r>
        <w:rPr>
          <w:rFonts w:ascii="Arial" w:hAnsi="Arial" w:cs="Arial"/>
          <w:color w:val="000000"/>
        </w:rPr>
        <w:t>迟延履行</w:t>
      </w:r>
      <w:r>
        <w:rPr>
          <w:rFonts w:ascii="Arial" w:hAnsi="Arial" w:cs="Arial"/>
          <w:color w:val="000000"/>
        </w:rPr>
        <w:t>违约金。因甲方原因造成的工期延误问题，乙方不承担责任。</w:t>
      </w:r>
    </w:p>
    <w:p w14:paraId="41DECE30" w14:textId="77777777" w:rsidR="008E1C87" w:rsidRDefault="00A21C4F">
      <w:pPr>
        <w:pStyle w:val="2"/>
        <w:spacing w:before="156"/>
        <w:ind w:firstLineChars="0" w:firstLine="0"/>
        <w:rPr>
          <w:ins w:id="83" w:author="华中楠" w:date="2026-08-03T14:13:00Z"/>
          <w:rFonts w:ascii="Arial" w:hAnsi="Arial" w:cs="Arial"/>
          <w:color w:val="000000"/>
        </w:rPr>
      </w:pPr>
      <w:ins w:id="84" w:author="华中楠" w:date="2026-08-03T14:13:00Z">
        <w:r>
          <w:rPr>
            <w:rFonts w:ascii="Arial" w:hAnsi="Arial" w:cs="Arial" w:hint="eastAsia"/>
            <w:color w:val="000000"/>
          </w:rPr>
          <w:t xml:space="preserve">6.3 </w:t>
        </w:r>
        <w:r>
          <w:rPr>
            <w:rFonts w:ascii="Arial" w:hAnsi="Arial" w:cs="Arial" w:hint="eastAsia"/>
            <w:color w:val="000000"/>
          </w:rPr>
          <w:t>如果乙方原因造成的工期延误问题，</w:t>
        </w:r>
        <w:r>
          <w:rPr>
            <w:rFonts w:ascii="Arial" w:hAnsi="Arial" w:cs="Arial"/>
            <w:color w:val="000000"/>
          </w:rPr>
          <w:t>每逾一</w:t>
        </w:r>
        <w:r>
          <w:rPr>
            <w:rFonts w:ascii="Arial" w:hAnsi="Arial" w:cs="Arial" w:hint="eastAsia"/>
            <w:color w:val="000000"/>
          </w:rPr>
          <w:t>日</w:t>
        </w:r>
        <w:r>
          <w:rPr>
            <w:rFonts w:ascii="Arial" w:hAnsi="Arial" w:cs="Arial"/>
            <w:color w:val="000000"/>
          </w:rPr>
          <w:t>，</w:t>
        </w:r>
        <w:r>
          <w:rPr>
            <w:rFonts w:ascii="Arial" w:hAnsi="Arial" w:cs="Arial" w:hint="eastAsia"/>
            <w:color w:val="000000"/>
          </w:rPr>
          <w:t>乙</w:t>
        </w:r>
        <w:r>
          <w:rPr>
            <w:rFonts w:ascii="Arial" w:hAnsi="Arial" w:cs="Arial"/>
            <w:color w:val="000000"/>
          </w:rPr>
          <w:t>方应向乙方支付应付款项</w:t>
        </w:r>
        <w:r>
          <w:rPr>
            <w:rFonts w:ascii="Arial" w:hAnsi="Arial" w:cs="Arial"/>
            <w:color w:val="000000"/>
          </w:rPr>
          <w:t>0.</w:t>
        </w:r>
        <w:r>
          <w:rPr>
            <w:rFonts w:ascii="Arial" w:hAnsi="Arial" w:cs="Arial"/>
            <w:color w:val="000000"/>
          </w:rPr>
          <w:t>0</w:t>
        </w:r>
        <w:r>
          <w:rPr>
            <w:rFonts w:ascii="Arial" w:hAnsi="Arial" w:cs="Arial"/>
            <w:color w:val="000000"/>
          </w:rPr>
          <w:t>5%</w:t>
        </w:r>
        <w:r>
          <w:rPr>
            <w:rFonts w:ascii="Arial" w:hAnsi="Arial" w:cs="Arial"/>
            <w:color w:val="000000"/>
          </w:rPr>
          <w:t>的</w:t>
        </w:r>
        <w:r>
          <w:rPr>
            <w:rFonts w:ascii="Arial" w:hAnsi="Arial" w:cs="Arial"/>
            <w:color w:val="000000"/>
          </w:rPr>
          <w:t>迟延履行</w:t>
        </w:r>
        <w:r>
          <w:rPr>
            <w:rFonts w:ascii="Arial" w:hAnsi="Arial" w:cs="Arial"/>
            <w:color w:val="000000"/>
          </w:rPr>
          <w:t>违约金</w:t>
        </w:r>
        <w:r>
          <w:rPr>
            <w:rFonts w:ascii="Arial" w:hAnsi="Arial" w:cs="Arial" w:hint="eastAsia"/>
            <w:color w:val="000000"/>
          </w:rPr>
          <w:t>。</w:t>
        </w:r>
      </w:ins>
    </w:p>
    <w:p w14:paraId="78AF3114" w14:textId="77777777" w:rsidR="00FD45CC" w:rsidRDefault="00A21C4F">
      <w:pPr>
        <w:pStyle w:val="2"/>
        <w:spacing w:before="156"/>
        <w:ind w:firstLineChars="0" w:firstLine="0"/>
        <w:rPr>
          <w:rFonts w:ascii="Arial" w:hAnsi="Arial" w:cs="Arial"/>
          <w:color w:val="000000"/>
        </w:rPr>
      </w:pPr>
      <w:r>
        <w:rPr>
          <w:rFonts w:ascii="Arial" w:hAnsi="Arial" w:cs="Arial"/>
          <w:color w:val="000000"/>
        </w:rPr>
        <w:t>6.3</w:t>
      </w:r>
      <w:r>
        <w:rPr>
          <w:rFonts w:ascii="Arial" w:hAnsi="Arial" w:cs="Arial"/>
          <w:color w:val="000000"/>
        </w:rPr>
        <w:t>如果</w:t>
      </w:r>
      <w:r>
        <w:rPr>
          <w:rFonts w:ascii="Arial" w:hAnsi="Arial" w:cs="Arial" w:hint="eastAsia"/>
          <w:color w:val="000000"/>
        </w:rPr>
        <w:t>甲方</w:t>
      </w:r>
      <w:r>
        <w:rPr>
          <w:rFonts w:ascii="Arial" w:hAnsi="Arial" w:cs="Arial"/>
          <w:color w:val="000000"/>
        </w:rPr>
        <w:t>未依照本协议约定使用保密信息或违反本协议规定将保密信息披露给任何第三方，构成</w:t>
      </w:r>
      <w:r>
        <w:rPr>
          <w:rFonts w:ascii="Arial" w:hAnsi="Arial" w:cs="Arial" w:hint="eastAsia"/>
          <w:color w:val="000000"/>
        </w:rPr>
        <w:t>其</w:t>
      </w:r>
      <w:r>
        <w:rPr>
          <w:rFonts w:ascii="Arial" w:hAnsi="Arial" w:cs="Arial"/>
          <w:color w:val="000000"/>
        </w:rPr>
        <w:t>在本协议下的违约行为，甲方应采取一切补救措施努力消除因此给乙方造成的不利影响，并赔偿给乙方造成的损失（包括但不限于直接损失、间接损失、预期损失、商誉损失和因索赔而支付的调查费、诉讼费、律师费、交通费和差旅费等）。</w:t>
      </w:r>
    </w:p>
    <w:p w14:paraId="1B98E6F9" w14:textId="77777777" w:rsidR="008E1C87" w:rsidRDefault="00A21C4F">
      <w:pPr>
        <w:pStyle w:val="1"/>
        <w:numPr>
          <w:ilvl w:val="0"/>
          <w:numId w:val="5"/>
        </w:numPr>
        <w:spacing w:before="312"/>
        <w:rPr>
          <w:ins w:id="85" w:author="华中楠" w:date="2026-08-03T14:13:00Z"/>
          <w:rFonts w:cs="Arial"/>
          <w:color w:val="000000"/>
        </w:rPr>
      </w:pPr>
      <w:ins w:id="86" w:author="华中楠" w:date="2026-08-03T14:13:00Z">
        <w:r>
          <w:rPr>
            <w:rFonts w:ascii="宋体" w:hAnsi="宋体" w:cs="宋体" w:hint="eastAsia"/>
            <w:sz w:val="24"/>
            <w:szCs w:val="24"/>
          </w:rPr>
          <w:t>廉洁从业及反商业贿赂条款</w:t>
        </w:r>
      </w:ins>
    </w:p>
    <w:p w14:paraId="53E1A8A3" w14:textId="77777777" w:rsidR="008E1C87" w:rsidRDefault="008E1C87">
      <w:pPr>
        <w:rPr>
          <w:ins w:id="87" w:author="华中楠" w:date="2026-08-03T14:13:00Z"/>
          <w:rFonts w:ascii="Arial" w:eastAsia="楷体" w:hAnsi="Arial" w:cs="Arial"/>
          <w:bCs/>
          <w:color w:val="000000"/>
          <w:szCs w:val="21"/>
        </w:rPr>
      </w:pPr>
    </w:p>
    <w:p w14:paraId="130F4850" w14:textId="77777777" w:rsidR="008E1C87" w:rsidRDefault="00A21C4F">
      <w:pPr>
        <w:pStyle w:val="a0"/>
        <w:spacing w:line="360" w:lineRule="auto"/>
        <w:ind w:firstLineChars="0" w:firstLine="0"/>
        <w:rPr>
          <w:ins w:id="88" w:author="华中楠" w:date="2026-08-03T14:13:00Z"/>
          <w:rFonts w:ascii="Arial" w:eastAsia="楷体" w:hAnsi="Arial" w:cs="Arial"/>
          <w:bCs/>
          <w:color w:val="000000"/>
          <w:szCs w:val="21"/>
        </w:rPr>
      </w:pPr>
      <w:ins w:id="89" w:author="华中楠" w:date="2026-08-03T14:13:00Z">
        <w:r>
          <w:rPr>
            <w:rFonts w:ascii="Arial" w:eastAsia="楷体" w:hAnsi="Arial" w:cs="Arial" w:hint="eastAsia"/>
            <w:bCs/>
            <w:color w:val="000000"/>
            <w:szCs w:val="21"/>
          </w:rPr>
          <w:t xml:space="preserve">7.1 </w:t>
        </w:r>
        <w:r>
          <w:rPr>
            <w:rFonts w:ascii="Arial" w:eastAsia="楷体" w:hAnsi="Arial" w:cs="Arial" w:hint="eastAsia"/>
            <w:bCs/>
            <w:color w:val="000000"/>
            <w:szCs w:val="21"/>
          </w:rPr>
          <w:t>甲乙双方都清楚并愿意严格遵守中华人民共和国廉洁从业、反商业贿赂的法律规定，双方都清楚任何形式的贿赂和贪</w:t>
        </w:r>
        <w:proofErr w:type="gramStart"/>
        <w:r>
          <w:rPr>
            <w:rFonts w:ascii="Arial" w:eastAsia="楷体" w:hAnsi="Arial" w:cs="Arial" w:hint="eastAsia"/>
            <w:bCs/>
            <w:color w:val="000000"/>
            <w:szCs w:val="21"/>
          </w:rPr>
          <w:t>渎</w:t>
        </w:r>
        <w:proofErr w:type="gramEnd"/>
        <w:r>
          <w:rPr>
            <w:rFonts w:ascii="Arial" w:eastAsia="楷体" w:hAnsi="Arial" w:cs="Arial" w:hint="eastAsia"/>
            <w:bCs/>
            <w:color w:val="000000"/>
            <w:szCs w:val="21"/>
          </w:rPr>
          <w:t>行为都将触犯法律，并将受到法律的严惩。甲乙双方均不得向对方或对方经办部门或其他与合同有直接或间接利益关系的人员索要、收受、提供、给予合同约定外的任何利益，包括但不限于明扣、暗扣、现金、购物卡、实物、有价证券、旅游、招待或其他非物质性利益等。甲乙双方均严格禁止经办部门员工的任何商业贿赂行为，若经办部门发生本条所列示的任何一种行为，都是违反公司制度的，都将受到公司制度和国家法律的惩处。任何一方违反本条款规定给</w:t>
        </w:r>
        <w:r>
          <w:rPr>
            <w:rFonts w:ascii="Arial" w:eastAsia="楷体" w:hAnsi="Arial" w:cs="Arial" w:hint="eastAsia"/>
            <w:bCs/>
            <w:color w:val="000000"/>
            <w:szCs w:val="21"/>
          </w:rPr>
          <w:t>对方造成损失的，违约方应赔偿因此给守约方造成的全部损失。本条款所称“其他利益关系人”是指除各方工作人员以外的与本协议有直接或间接利益关系的单位及个人，包括但不限于关联方、工作人员的亲友、</w:t>
        </w:r>
        <w:r>
          <w:rPr>
            <w:rFonts w:ascii="Arial" w:eastAsia="楷体" w:hAnsi="Arial" w:cs="Arial" w:hint="eastAsia"/>
            <w:bCs/>
            <w:color w:val="000000"/>
            <w:szCs w:val="21"/>
          </w:rPr>
          <w:lastRenderedPageBreak/>
          <w:t>受托办理本协议相关事务的单位或个人、利用职权或影响力影响本协议项下交易的单位或个人。</w:t>
        </w:r>
      </w:ins>
    </w:p>
    <w:p w14:paraId="4C55E966" w14:textId="77777777" w:rsidR="008E1C87" w:rsidRDefault="008E1C87">
      <w:pPr>
        <w:rPr>
          <w:ins w:id="90" w:author="华中楠" w:date="2026-08-03T14:13:00Z"/>
          <w:rFonts w:ascii="宋体" w:hAnsi="宋体" w:cs="宋体"/>
          <w:sz w:val="24"/>
        </w:rPr>
      </w:pPr>
    </w:p>
    <w:p w14:paraId="1E9176DE" w14:textId="77777777" w:rsidR="00FD45CC" w:rsidRDefault="00A21C4F">
      <w:pPr>
        <w:pStyle w:val="2"/>
        <w:spacing w:before="156"/>
        <w:ind w:left="315" w:hanging="315"/>
        <w:rPr>
          <w:rFonts w:ascii="Arial" w:hAnsi="Arial" w:cs="Arial"/>
          <w:color w:val="000000"/>
        </w:rPr>
      </w:pPr>
      <w:bookmarkStart w:id="91" w:name="_GoBack"/>
      <w:r>
        <w:rPr>
          <w:rFonts w:ascii="Arial" w:hAnsi="Arial" w:cs="Arial"/>
          <w:color w:val="000000"/>
        </w:rPr>
        <w:t>6.4</w:t>
      </w:r>
      <w:r>
        <w:rPr>
          <w:rFonts w:ascii="Arial" w:hAnsi="Arial" w:cs="Arial"/>
          <w:color w:val="000000"/>
        </w:rPr>
        <w:t>甲</w:t>
      </w:r>
      <w:r>
        <w:rPr>
          <w:rFonts w:ascii="Arial" w:hAnsi="Arial" w:cs="Arial"/>
          <w:color w:val="000000"/>
        </w:rPr>
        <w:t>方如有下列行为之一，乙方有权解除本协议，并要求甲方承担由此引起的全部法律责任，并赔偿乙方全部经济损失：</w:t>
      </w:r>
    </w:p>
    <w:p w14:paraId="34DD2F39" w14:textId="77777777" w:rsidR="00FD45CC" w:rsidRDefault="00A21C4F">
      <w:pPr>
        <w:pStyle w:val="2"/>
        <w:numPr>
          <w:ilvl w:val="0"/>
          <w:numId w:val="4"/>
        </w:numPr>
        <w:spacing w:before="156"/>
        <w:ind w:firstLineChars="0"/>
        <w:rPr>
          <w:rFonts w:ascii="Arial" w:hAnsi="Arial" w:cs="Arial"/>
          <w:color w:val="000000"/>
        </w:rPr>
      </w:pPr>
      <w:r>
        <w:rPr>
          <w:rFonts w:ascii="Arial" w:hAnsi="Arial" w:cs="Arial"/>
          <w:color w:val="000000"/>
        </w:rPr>
        <w:t>甲方以窃取或者其他方式非法获取</w:t>
      </w:r>
      <w:r>
        <w:rPr>
          <w:rFonts w:ascii="Arial" w:hAnsi="Arial" w:cs="Arial"/>
          <w:color w:val="000000"/>
        </w:rPr>
        <w:t>其</w:t>
      </w:r>
      <w:r>
        <w:rPr>
          <w:rFonts w:ascii="Arial" w:hAnsi="Arial" w:cs="Arial"/>
          <w:color w:val="000000"/>
        </w:rPr>
        <w:t>用户的信息后提供给乙方，或者甲方使用其用户信息未经其用户明确授权或者同意的</w:t>
      </w:r>
      <w:r>
        <w:rPr>
          <w:rFonts w:ascii="Arial" w:hAnsi="Arial" w:cs="Arial"/>
          <w:color w:val="000000"/>
        </w:rPr>
        <w:t>；</w:t>
      </w:r>
    </w:p>
    <w:p w14:paraId="2CFDB41E" w14:textId="77777777" w:rsidR="00FD45CC" w:rsidRDefault="00A21C4F">
      <w:pPr>
        <w:pStyle w:val="2"/>
        <w:numPr>
          <w:ilvl w:val="0"/>
          <w:numId w:val="4"/>
        </w:numPr>
        <w:spacing w:before="156"/>
        <w:ind w:firstLineChars="0"/>
        <w:rPr>
          <w:rFonts w:ascii="Arial" w:hAnsi="Arial" w:cs="Arial"/>
          <w:color w:val="000000"/>
        </w:rPr>
      </w:pPr>
      <w:r>
        <w:rPr>
          <w:rFonts w:ascii="Arial" w:hAnsi="Arial" w:cs="Arial"/>
          <w:color w:val="000000"/>
        </w:rPr>
        <w:t>未按本协议约定的用途使用</w:t>
      </w:r>
      <w:r>
        <w:rPr>
          <w:rFonts w:ascii="Arial" w:hAnsi="Arial" w:cs="Arial" w:hint="eastAsia"/>
          <w:color w:val="000000"/>
        </w:rPr>
        <w:t>百工</w:t>
      </w:r>
      <w:r>
        <w:rPr>
          <w:rFonts w:ascii="Arial" w:hAnsi="Arial" w:cs="Arial"/>
          <w:color w:val="000000"/>
        </w:rPr>
        <w:t>平台</w:t>
      </w:r>
      <w:r>
        <w:rPr>
          <w:rFonts w:ascii="Arial" w:hAnsi="Arial" w:cs="Arial"/>
          <w:color w:val="000000"/>
        </w:rPr>
        <w:t>或者</w:t>
      </w:r>
      <w:r>
        <w:rPr>
          <w:rFonts w:ascii="Arial" w:hAnsi="Arial" w:cs="Arial"/>
          <w:color w:val="000000"/>
        </w:rPr>
        <w:t>乙方提供</w:t>
      </w:r>
      <w:r>
        <w:rPr>
          <w:rFonts w:ascii="Arial" w:hAnsi="Arial" w:cs="Arial"/>
          <w:color w:val="000000"/>
        </w:rPr>
        <w:t>的</w:t>
      </w:r>
      <w:r>
        <w:rPr>
          <w:rFonts w:ascii="Arial" w:hAnsi="Arial" w:cs="Arial"/>
          <w:color w:val="000000"/>
        </w:rPr>
        <w:t>服务的；</w:t>
      </w:r>
    </w:p>
    <w:p w14:paraId="43C2EABA" w14:textId="77777777" w:rsidR="00FD45CC" w:rsidRDefault="00A21C4F">
      <w:pPr>
        <w:pStyle w:val="2"/>
        <w:numPr>
          <w:ilvl w:val="0"/>
          <w:numId w:val="4"/>
        </w:numPr>
        <w:spacing w:before="156"/>
        <w:ind w:firstLineChars="0"/>
        <w:rPr>
          <w:rFonts w:ascii="Arial" w:hAnsi="Arial" w:cs="Arial"/>
          <w:color w:val="000000"/>
        </w:rPr>
      </w:pPr>
      <w:r>
        <w:rPr>
          <w:rFonts w:ascii="Arial" w:hAnsi="Arial" w:cs="Arial"/>
          <w:color w:val="000000"/>
        </w:rPr>
        <w:t>将</w:t>
      </w:r>
      <w:r>
        <w:rPr>
          <w:rFonts w:ascii="Arial" w:hAnsi="Arial" w:cs="Arial" w:hint="eastAsia"/>
          <w:color w:val="000000"/>
        </w:rPr>
        <w:t>百工</w:t>
      </w:r>
      <w:r>
        <w:rPr>
          <w:rFonts w:ascii="Arial" w:hAnsi="Arial" w:cs="Arial"/>
          <w:color w:val="000000"/>
        </w:rPr>
        <w:t>平台</w:t>
      </w:r>
      <w:r>
        <w:rPr>
          <w:rFonts w:ascii="Arial" w:hAnsi="Arial" w:cs="Arial"/>
          <w:color w:val="000000"/>
        </w:rPr>
        <w:t>或</w:t>
      </w:r>
      <w:r>
        <w:rPr>
          <w:rFonts w:ascii="Arial" w:hAnsi="Arial" w:cs="Arial"/>
          <w:color w:val="000000"/>
        </w:rPr>
        <w:t>乙方提供的服务通过</w:t>
      </w:r>
      <w:r>
        <w:rPr>
          <w:rFonts w:ascii="Arial" w:hAnsi="Arial" w:cs="Arial" w:hint="eastAsia"/>
          <w:color w:val="000000"/>
        </w:rPr>
        <w:t>复制、</w:t>
      </w:r>
      <w:r>
        <w:rPr>
          <w:rFonts w:ascii="Arial" w:hAnsi="Arial" w:cs="Arial"/>
          <w:color w:val="000000"/>
        </w:rPr>
        <w:t>转售、出租、共享等方式给除甲方以外的第三方使用。</w:t>
      </w:r>
    </w:p>
    <w:p w14:paraId="710C02FF" w14:textId="77777777" w:rsidR="00FD45CC" w:rsidRDefault="00A21C4F">
      <w:pPr>
        <w:pStyle w:val="2"/>
        <w:spacing w:before="156"/>
        <w:ind w:left="315" w:hanging="315"/>
        <w:rPr>
          <w:rFonts w:ascii="Arial" w:hAnsi="Arial" w:cs="Arial"/>
          <w:color w:val="000000"/>
        </w:rPr>
      </w:pPr>
      <w:r>
        <w:rPr>
          <w:rFonts w:ascii="Arial" w:hAnsi="Arial" w:cs="Arial"/>
          <w:color w:val="000000"/>
        </w:rPr>
        <w:t>6.5</w:t>
      </w:r>
      <w:r>
        <w:rPr>
          <w:rFonts w:ascii="Arial" w:hAnsi="Arial" w:cs="Arial"/>
          <w:color w:val="000000"/>
        </w:rPr>
        <w:t>乙方因本协议的履行或逾期履行而产生的协议、侵权、不实陈述、恢复原状或其他责任的总计责任限额，应被限定在本协议项下乙方向甲方所收取的全部费用。</w:t>
      </w:r>
    </w:p>
    <w:bookmarkEnd w:id="91"/>
    <w:p w14:paraId="31CA83D2" w14:textId="77777777" w:rsidR="00FD45CC" w:rsidRDefault="00A21C4F">
      <w:pPr>
        <w:pStyle w:val="1"/>
        <w:numPr>
          <w:ilvl w:val="0"/>
          <w:numId w:val="5"/>
        </w:numPr>
        <w:spacing w:before="312"/>
        <w:rPr>
          <w:rFonts w:cs="Arial"/>
          <w:color w:val="000000"/>
        </w:rPr>
        <w:pPrChange w:id="92" w:author="华中楠" w:date="2026-08-03T14:13:00Z">
          <w:pPr>
            <w:pStyle w:val="1"/>
            <w:spacing w:before="312"/>
          </w:pPr>
        </w:pPrChange>
      </w:pPr>
      <w:r>
        <w:rPr>
          <w:rFonts w:cs="Arial"/>
          <w:color w:val="000000"/>
        </w:rPr>
        <w:t>七、</w:t>
      </w:r>
      <w:r>
        <w:rPr>
          <w:rFonts w:cs="Arial"/>
          <w:color w:val="000000"/>
        </w:rPr>
        <w:t>不可抗力与免责条款</w:t>
      </w:r>
    </w:p>
    <w:p w14:paraId="147F9F93" w14:textId="16E7BAB6" w:rsidR="00FD45CC" w:rsidRDefault="00A21C4F">
      <w:pPr>
        <w:pStyle w:val="2"/>
        <w:spacing w:before="156"/>
        <w:ind w:left="315" w:hanging="315"/>
        <w:rPr>
          <w:rFonts w:ascii="Arial" w:hAnsi="Arial" w:cs="Arial"/>
          <w:color w:val="000000"/>
        </w:rPr>
      </w:pPr>
      <w:ins w:id="93" w:author="华中楠" w:date="2026-08-03T14:13:00Z">
        <w:r>
          <w:rPr>
            <w:rFonts w:ascii="Arial" w:hAnsi="Arial" w:cs="Arial" w:hint="eastAsia"/>
            <w:color w:val="000000"/>
          </w:rPr>
          <w:t>8</w:t>
        </w:r>
      </w:ins>
      <w:del w:id="94" w:author="华中楠" w:date="2026-08-03T14:13:00Z">
        <w:r>
          <w:rPr>
            <w:rFonts w:ascii="Arial" w:hAnsi="Arial" w:cs="Arial"/>
            <w:color w:val="000000"/>
          </w:rPr>
          <w:delText>7</w:delText>
        </w:r>
      </w:del>
      <w:r>
        <w:rPr>
          <w:rFonts w:ascii="Arial" w:hAnsi="Arial" w:cs="Arial"/>
          <w:color w:val="000000"/>
        </w:rPr>
        <w:t>.1</w:t>
      </w:r>
      <w:r>
        <w:rPr>
          <w:rFonts w:ascii="Arial" w:hAnsi="Arial" w:cs="Arial"/>
          <w:color w:val="000000"/>
        </w:rPr>
        <w:t>鉴于计算机及互联网的特殊性，因黑客、病毒、数据源、电信部门技术或政策调整等引起的事件或由于</w:t>
      </w:r>
      <w:r>
        <w:rPr>
          <w:rFonts w:ascii="Arial" w:hAnsi="Arial" w:cs="Arial"/>
          <w:color w:val="000000"/>
        </w:rPr>
        <w:t>Internet</w:t>
      </w:r>
      <w:r>
        <w:rPr>
          <w:rFonts w:ascii="Arial" w:hAnsi="Arial" w:cs="Arial"/>
          <w:color w:val="000000"/>
        </w:rPr>
        <w:t>阻塞造成甲方使用服务受到影响，不属于乙方违约，乙方不承担责任，</w:t>
      </w:r>
      <w:proofErr w:type="gramStart"/>
      <w:r>
        <w:rPr>
          <w:rFonts w:ascii="Arial" w:hAnsi="Arial" w:cs="Arial"/>
          <w:color w:val="000000"/>
        </w:rPr>
        <w:t>但应第一时间</w:t>
      </w:r>
      <w:proofErr w:type="gramEnd"/>
      <w:r>
        <w:rPr>
          <w:rFonts w:ascii="Arial" w:hAnsi="Arial" w:cs="Arial"/>
          <w:color w:val="000000"/>
        </w:rPr>
        <w:t>通知甲方，并积极采取措施降低影响</w:t>
      </w:r>
      <w:r>
        <w:rPr>
          <w:rFonts w:ascii="Arial" w:hAnsi="Arial" w:cs="Arial" w:hint="eastAsia"/>
          <w:color w:val="000000"/>
        </w:rPr>
        <w:t>。</w:t>
      </w:r>
    </w:p>
    <w:p w14:paraId="2E53F760" w14:textId="52F284A0" w:rsidR="00FD45CC" w:rsidRDefault="00A21C4F">
      <w:pPr>
        <w:pStyle w:val="2"/>
        <w:spacing w:before="156"/>
        <w:ind w:left="315" w:hanging="315"/>
        <w:rPr>
          <w:rFonts w:ascii="Arial" w:hAnsi="Arial" w:cs="Arial"/>
          <w:color w:val="000000"/>
        </w:rPr>
      </w:pPr>
      <w:ins w:id="95" w:author="华中楠" w:date="2026-08-03T14:13:00Z">
        <w:r>
          <w:rPr>
            <w:rFonts w:ascii="Arial" w:hAnsi="Arial" w:cs="Arial" w:hint="eastAsia"/>
            <w:color w:val="000000"/>
          </w:rPr>
          <w:t>8</w:t>
        </w:r>
      </w:ins>
      <w:del w:id="96" w:author="华中楠" w:date="2026-08-03T14:13:00Z">
        <w:r>
          <w:rPr>
            <w:rFonts w:ascii="Arial" w:hAnsi="Arial" w:cs="Arial"/>
            <w:color w:val="000000"/>
          </w:rPr>
          <w:delText>7</w:delText>
        </w:r>
      </w:del>
      <w:r>
        <w:rPr>
          <w:rFonts w:ascii="Arial" w:hAnsi="Arial" w:cs="Arial"/>
          <w:color w:val="000000"/>
        </w:rPr>
        <w:t>.2</w:t>
      </w:r>
      <w:r>
        <w:rPr>
          <w:rFonts w:ascii="Arial" w:hAnsi="Arial" w:cs="Arial"/>
          <w:color w:val="000000"/>
        </w:rPr>
        <w:t>甲乙双方任何一方因为政府禁令、罢工、现行有效的法律或法规变更、洪水、火灾、爆炸、雷电、地震、风暴、停电、通讯线路中断、他人蓄意破坏、黑客攻击、计算机病毒入侵或发作、电信部门技术、政策，政府管制等及其他不可预见、不可避免、不可克服和不可控制的不可抗力和事件影响网</w:t>
      </w:r>
      <w:r>
        <w:rPr>
          <w:rFonts w:ascii="Arial" w:hAnsi="Arial" w:cs="Arial"/>
          <w:color w:val="000000"/>
        </w:rPr>
        <w:t>络正常运营，从而全部或部分不能履行本协议或迟延履行本协议的，各方互不承担责任，但受不可抗力影响的一方应自不可抗力事件发生之日起七日内，将事件情况以书面形式通知其他方，并于事件发生之日起二十日内，向其他方提交导致其全部或部分不能履行或迟延履行的证明。遭受不可抗力的一方应采取一切必要措施减少损失，并在事件消除后协商恢复本协议的履行，除非此等履行已不可能或者不必要</w:t>
      </w:r>
      <w:r>
        <w:rPr>
          <w:rFonts w:ascii="Arial" w:hAnsi="Arial" w:cs="Arial" w:hint="eastAsia"/>
          <w:color w:val="000000"/>
        </w:rPr>
        <w:t>。</w:t>
      </w:r>
    </w:p>
    <w:p w14:paraId="4593A4AE" w14:textId="3CD6C3EB" w:rsidR="00FD45CC" w:rsidRDefault="00A21C4F">
      <w:pPr>
        <w:pStyle w:val="2"/>
        <w:spacing w:before="156"/>
        <w:ind w:left="315" w:hanging="315"/>
        <w:rPr>
          <w:rFonts w:ascii="Arial" w:hAnsi="Arial" w:cs="Arial"/>
          <w:color w:val="000000"/>
        </w:rPr>
      </w:pPr>
      <w:ins w:id="97" w:author="华中楠" w:date="2026-08-03T14:13:00Z">
        <w:r>
          <w:rPr>
            <w:rFonts w:ascii="Arial" w:hAnsi="Arial" w:cs="Arial" w:hint="eastAsia"/>
            <w:color w:val="000000"/>
          </w:rPr>
          <w:t>8</w:t>
        </w:r>
      </w:ins>
      <w:del w:id="98" w:author="华中楠" w:date="2026-08-03T14:13:00Z">
        <w:r>
          <w:rPr>
            <w:rFonts w:ascii="Arial" w:hAnsi="Arial" w:cs="Arial"/>
            <w:color w:val="000000"/>
          </w:rPr>
          <w:delText>7</w:delText>
        </w:r>
      </w:del>
      <w:r>
        <w:rPr>
          <w:rFonts w:ascii="Arial" w:hAnsi="Arial" w:cs="Arial"/>
          <w:color w:val="000000"/>
        </w:rPr>
        <w:t>.3</w:t>
      </w:r>
      <w:r>
        <w:rPr>
          <w:rFonts w:ascii="Arial" w:hAnsi="Arial" w:cs="Arial"/>
          <w:color w:val="000000"/>
        </w:rPr>
        <w:t>在履行本协议时，乙方对因第三方的过错或延误而给甲方或者其他方造成的损失不承担责任。</w:t>
      </w:r>
    </w:p>
    <w:p w14:paraId="36927D0B" w14:textId="1626E764" w:rsidR="00FD45CC" w:rsidRDefault="00A21C4F">
      <w:pPr>
        <w:pStyle w:val="2"/>
        <w:spacing w:before="156"/>
        <w:ind w:left="315" w:hanging="315"/>
        <w:rPr>
          <w:rFonts w:ascii="Arial" w:hAnsi="Arial" w:cs="Arial"/>
          <w:color w:val="000000"/>
        </w:rPr>
      </w:pPr>
      <w:ins w:id="99" w:author="华中楠" w:date="2026-08-03T14:13:00Z">
        <w:r>
          <w:rPr>
            <w:rFonts w:ascii="Arial" w:hAnsi="Arial" w:cs="Arial" w:hint="eastAsia"/>
            <w:color w:val="000000"/>
          </w:rPr>
          <w:t>8</w:t>
        </w:r>
      </w:ins>
      <w:del w:id="100" w:author="华中楠" w:date="2026-08-03T14:13:00Z">
        <w:r>
          <w:rPr>
            <w:rFonts w:ascii="Arial" w:hAnsi="Arial" w:cs="Arial"/>
            <w:color w:val="000000"/>
          </w:rPr>
          <w:delText>7</w:delText>
        </w:r>
      </w:del>
      <w:r>
        <w:rPr>
          <w:rFonts w:ascii="Arial" w:hAnsi="Arial" w:cs="Arial"/>
          <w:color w:val="000000"/>
        </w:rPr>
        <w:t>.4</w:t>
      </w:r>
      <w:r>
        <w:rPr>
          <w:rFonts w:ascii="Arial" w:hAnsi="Arial" w:cs="Arial"/>
          <w:color w:val="000000"/>
        </w:rPr>
        <w:t>乙方对未经其同意而通过甲方间接使用本协议项下服务的第三方发生的损失不承担责任。</w:t>
      </w:r>
    </w:p>
    <w:p w14:paraId="24714AE5" w14:textId="6D8792B6" w:rsidR="00FD45CC" w:rsidRDefault="00A21C4F">
      <w:pPr>
        <w:pStyle w:val="2"/>
        <w:spacing w:before="156"/>
        <w:ind w:left="315" w:hanging="315"/>
        <w:rPr>
          <w:rFonts w:ascii="Arial" w:hAnsi="Arial" w:cs="Arial"/>
          <w:color w:val="000000"/>
        </w:rPr>
      </w:pPr>
      <w:ins w:id="101" w:author="华中楠" w:date="2026-08-03T14:13:00Z">
        <w:r>
          <w:rPr>
            <w:rFonts w:ascii="Arial" w:hAnsi="Arial" w:cs="Arial" w:hint="eastAsia"/>
            <w:color w:val="000000"/>
          </w:rPr>
          <w:t>8</w:t>
        </w:r>
      </w:ins>
      <w:del w:id="102" w:author="华中楠" w:date="2026-08-03T14:13:00Z">
        <w:r>
          <w:rPr>
            <w:rFonts w:ascii="Arial" w:hAnsi="Arial" w:cs="Arial"/>
            <w:color w:val="000000"/>
          </w:rPr>
          <w:delText>7</w:delText>
        </w:r>
      </w:del>
      <w:r>
        <w:rPr>
          <w:rFonts w:ascii="Arial" w:hAnsi="Arial" w:cs="Arial"/>
          <w:color w:val="000000"/>
        </w:rPr>
        <w:t>.5</w:t>
      </w:r>
      <w:r>
        <w:rPr>
          <w:rFonts w:ascii="Arial" w:hAnsi="Arial" w:cs="Arial"/>
          <w:color w:val="000000"/>
        </w:rPr>
        <w:t>甲方理解并同意，乙方出于</w:t>
      </w:r>
      <w:r>
        <w:rPr>
          <w:rFonts w:ascii="Arial" w:hAnsi="Arial" w:cs="Arial" w:hint="eastAsia"/>
          <w:color w:val="000000"/>
        </w:rPr>
        <w:t>“</w:t>
      </w:r>
      <w:r>
        <w:rPr>
          <w:rFonts w:ascii="Arial" w:hAnsi="Arial" w:cs="Arial"/>
          <w:color w:val="000000"/>
        </w:rPr>
        <w:t>更好地提高服务效果</w:t>
      </w:r>
      <w:r>
        <w:rPr>
          <w:rFonts w:ascii="Arial" w:hAnsi="Arial" w:cs="Arial" w:hint="eastAsia"/>
          <w:color w:val="000000"/>
        </w:rPr>
        <w:t>”</w:t>
      </w:r>
      <w:r>
        <w:rPr>
          <w:rFonts w:ascii="Arial" w:hAnsi="Arial" w:cs="Arial"/>
          <w:color w:val="000000"/>
        </w:rPr>
        <w:t>的目的，会依据自身的判断不时调整乙方内部采用的模型算法，但双方不必另行签署协议。</w:t>
      </w:r>
    </w:p>
    <w:p w14:paraId="1B22210B" w14:textId="0514307B" w:rsidR="00FD45CC" w:rsidRDefault="00A21C4F">
      <w:pPr>
        <w:pStyle w:val="1"/>
        <w:spacing w:before="312"/>
        <w:rPr>
          <w:rFonts w:cs="Arial"/>
          <w:color w:val="000000"/>
        </w:rPr>
      </w:pPr>
      <w:ins w:id="103" w:author="华中楠" w:date="2026-08-03T14:13:00Z">
        <w:r>
          <w:rPr>
            <w:rFonts w:cs="Arial" w:hint="eastAsia"/>
            <w:color w:val="000000"/>
          </w:rPr>
          <w:t>九</w:t>
        </w:r>
      </w:ins>
      <w:del w:id="104" w:author="华中楠" w:date="2026-08-03T14:13:00Z">
        <w:r>
          <w:rPr>
            <w:rFonts w:cs="Arial"/>
            <w:color w:val="000000"/>
          </w:rPr>
          <w:delText>八</w:delText>
        </w:r>
      </w:del>
      <w:r>
        <w:rPr>
          <w:rFonts w:cs="Arial"/>
          <w:color w:val="000000"/>
        </w:rPr>
        <w:t>、其他条款</w:t>
      </w:r>
    </w:p>
    <w:p w14:paraId="6BAFDC9B" w14:textId="72948292" w:rsidR="00FD45CC" w:rsidRDefault="00A21C4F">
      <w:pPr>
        <w:pStyle w:val="2"/>
        <w:spacing w:before="156"/>
        <w:ind w:left="315" w:hanging="315"/>
        <w:rPr>
          <w:rFonts w:ascii="Arial" w:hAnsi="Arial" w:cs="Arial"/>
          <w:color w:val="000000"/>
        </w:rPr>
      </w:pPr>
      <w:ins w:id="105" w:author="华中楠" w:date="2026-08-03T14:13:00Z">
        <w:r>
          <w:rPr>
            <w:rFonts w:ascii="Arial" w:hAnsi="Arial" w:cs="Arial" w:hint="eastAsia"/>
            <w:color w:val="000000"/>
          </w:rPr>
          <w:t>9</w:t>
        </w:r>
      </w:ins>
      <w:del w:id="106" w:author="华中楠" w:date="2026-08-03T14:13:00Z">
        <w:r>
          <w:rPr>
            <w:rFonts w:ascii="Arial" w:hAnsi="Arial" w:cs="Arial"/>
            <w:color w:val="000000"/>
          </w:rPr>
          <w:delText>8</w:delText>
        </w:r>
      </w:del>
      <w:r>
        <w:rPr>
          <w:rFonts w:ascii="Arial" w:hAnsi="Arial" w:cs="Arial"/>
          <w:color w:val="000000"/>
        </w:rPr>
        <w:t>.1</w:t>
      </w:r>
      <w:r>
        <w:rPr>
          <w:rFonts w:ascii="Arial" w:hAnsi="Arial" w:cs="Arial"/>
          <w:color w:val="000000"/>
        </w:rPr>
        <w:t>本协议在下述情形下解除</w:t>
      </w:r>
      <w:r>
        <w:rPr>
          <w:rFonts w:ascii="Arial" w:hAnsi="Arial" w:cs="Arial"/>
          <w:color w:val="000000"/>
        </w:rPr>
        <w:t>，</w:t>
      </w:r>
      <w:r>
        <w:rPr>
          <w:rFonts w:ascii="Arial" w:hAnsi="Arial" w:cs="Arial"/>
          <w:color w:val="000000"/>
        </w:rPr>
        <w:t>提出解除的一方应提前七日以书面形式通知其他方：</w:t>
      </w:r>
    </w:p>
    <w:p w14:paraId="701AD629" w14:textId="77777777" w:rsidR="00FD45CC" w:rsidRDefault="00A21C4F">
      <w:pPr>
        <w:pStyle w:val="a0"/>
        <w:pBdr>
          <w:top w:val="none" w:sz="0" w:space="1" w:color="auto"/>
          <w:bottom w:val="none" w:sz="0" w:space="1" w:color="auto"/>
          <w:right w:val="none" w:sz="0" w:space="1" w:color="auto"/>
        </w:pBdr>
        <w:spacing w:line="360" w:lineRule="auto"/>
        <w:ind w:leftChars="100" w:left="210" w:firstLineChars="0" w:firstLine="0"/>
        <w:rPr>
          <w:rFonts w:ascii="Arial" w:eastAsia="楷体" w:hAnsi="Arial" w:cs="Arial"/>
          <w:color w:val="000000"/>
          <w:szCs w:val="21"/>
        </w:rPr>
      </w:pPr>
      <w:r>
        <w:rPr>
          <w:rFonts w:ascii="Arial" w:eastAsia="楷体" w:hAnsi="Arial" w:cs="Arial"/>
          <w:color w:val="000000"/>
          <w:szCs w:val="21"/>
        </w:rPr>
        <w:t>（</w:t>
      </w:r>
      <w:r>
        <w:rPr>
          <w:rFonts w:ascii="Arial" w:eastAsia="楷体" w:hAnsi="Arial" w:cs="Arial"/>
          <w:color w:val="000000"/>
          <w:szCs w:val="21"/>
        </w:rPr>
        <w:t>1</w:t>
      </w:r>
      <w:r>
        <w:rPr>
          <w:rFonts w:ascii="Arial" w:eastAsia="楷体" w:hAnsi="Arial" w:cs="Arial"/>
          <w:color w:val="000000"/>
          <w:szCs w:val="21"/>
        </w:rPr>
        <w:t>）</w:t>
      </w:r>
      <w:r>
        <w:rPr>
          <w:rFonts w:ascii="Arial" w:eastAsia="楷体" w:hAnsi="Arial" w:cs="Arial"/>
          <w:color w:val="000000"/>
          <w:szCs w:val="21"/>
        </w:rPr>
        <w:t>各方协商一致解除本协议的；</w:t>
      </w:r>
    </w:p>
    <w:p w14:paraId="3AC14599" w14:textId="77777777" w:rsidR="00FD45CC" w:rsidRDefault="00A21C4F">
      <w:pPr>
        <w:pStyle w:val="a0"/>
        <w:pBdr>
          <w:top w:val="none" w:sz="0" w:space="1" w:color="auto"/>
          <w:bottom w:val="none" w:sz="0" w:space="1" w:color="auto"/>
          <w:right w:val="none" w:sz="0" w:space="1" w:color="auto"/>
        </w:pBdr>
        <w:spacing w:line="360" w:lineRule="auto"/>
        <w:ind w:leftChars="100" w:left="210" w:firstLineChars="0" w:firstLine="0"/>
        <w:rPr>
          <w:rFonts w:ascii="Arial" w:eastAsia="楷体" w:hAnsi="Arial" w:cs="Arial"/>
          <w:color w:val="000000"/>
          <w:szCs w:val="21"/>
        </w:rPr>
      </w:pPr>
      <w:r>
        <w:rPr>
          <w:rFonts w:ascii="Arial" w:eastAsia="楷体" w:hAnsi="Arial" w:cs="Arial"/>
          <w:color w:val="000000"/>
          <w:szCs w:val="21"/>
        </w:rPr>
        <w:lastRenderedPageBreak/>
        <w:t>（</w:t>
      </w:r>
      <w:r>
        <w:rPr>
          <w:rFonts w:ascii="Arial" w:eastAsia="楷体" w:hAnsi="Arial" w:cs="Arial"/>
          <w:color w:val="000000"/>
          <w:szCs w:val="21"/>
        </w:rPr>
        <w:t>2</w:t>
      </w:r>
      <w:r>
        <w:rPr>
          <w:rFonts w:ascii="Arial" w:eastAsia="楷体" w:hAnsi="Arial" w:cs="Arial"/>
          <w:color w:val="000000"/>
          <w:szCs w:val="21"/>
        </w:rPr>
        <w:t>）</w:t>
      </w:r>
      <w:r>
        <w:rPr>
          <w:rFonts w:ascii="Arial" w:eastAsia="楷体" w:hAnsi="Arial" w:cs="Arial"/>
          <w:color w:val="000000"/>
          <w:szCs w:val="21"/>
        </w:rPr>
        <w:t>一方当事人主体资格消失</w:t>
      </w:r>
      <w:r>
        <w:rPr>
          <w:rFonts w:ascii="Arial" w:eastAsia="楷体" w:hAnsi="Arial" w:cs="Arial"/>
          <w:color w:val="000000"/>
          <w:szCs w:val="21"/>
        </w:rPr>
        <w:t>，</w:t>
      </w:r>
      <w:r>
        <w:rPr>
          <w:rFonts w:ascii="Arial" w:eastAsia="楷体" w:hAnsi="Arial" w:cs="Arial"/>
          <w:color w:val="000000"/>
          <w:szCs w:val="21"/>
        </w:rPr>
        <w:t>如被撤销或进入破产、清算程序</w:t>
      </w:r>
      <w:r>
        <w:rPr>
          <w:rFonts w:ascii="Arial" w:eastAsia="楷体" w:hAnsi="Arial" w:cs="Arial"/>
          <w:color w:val="000000"/>
          <w:szCs w:val="21"/>
        </w:rPr>
        <w:t>，</w:t>
      </w:r>
      <w:r>
        <w:rPr>
          <w:rFonts w:ascii="Arial" w:eastAsia="楷体" w:hAnsi="Arial" w:cs="Arial"/>
          <w:color w:val="000000"/>
          <w:szCs w:val="21"/>
        </w:rPr>
        <w:t>另一方有权解除协议</w:t>
      </w:r>
      <w:r>
        <w:rPr>
          <w:rFonts w:ascii="Arial" w:eastAsia="楷体" w:hAnsi="Arial" w:cs="Arial"/>
          <w:color w:val="000000"/>
          <w:szCs w:val="21"/>
        </w:rPr>
        <w:t>，</w:t>
      </w:r>
      <w:r>
        <w:rPr>
          <w:rFonts w:ascii="Arial" w:eastAsia="楷体" w:hAnsi="Arial" w:cs="Arial"/>
          <w:color w:val="000000"/>
          <w:szCs w:val="21"/>
        </w:rPr>
        <w:t>但进行重组、名称变更、分立或与第三方合并等不在此列；</w:t>
      </w:r>
    </w:p>
    <w:p w14:paraId="5CDC2F99" w14:textId="77777777" w:rsidR="00FD45CC" w:rsidRDefault="00A21C4F">
      <w:pPr>
        <w:pStyle w:val="a0"/>
        <w:pBdr>
          <w:top w:val="none" w:sz="0" w:space="1" w:color="auto"/>
          <w:bottom w:val="none" w:sz="0" w:space="1" w:color="auto"/>
          <w:right w:val="none" w:sz="0" w:space="1" w:color="auto"/>
        </w:pBdr>
        <w:spacing w:line="360" w:lineRule="auto"/>
        <w:ind w:leftChars="100" w:left="210" w:firstLineChars="0" w:firstLine="0"/>
        <w:rPr>
          <w:rFonts w:ascii="Arial" w:eastAsia="楷体" w:hAnsi="Arial" w:cs="Arial"/>
          <w:color w:val="000000"/>
          <w:szCs w:val="21"/>
        </w:rPr>
      </w:pPr>
      <w:r>
        <w:rPr>
          <w:rFonts w:ascii="Arial" w:eastAsia="楷体" w:hAnsi="Arial" w:cs="Arial"/>
          <w:color w:val="000000"/>
          <w:szCs w:val="21"/>
        </w:rPr>
        <w:t>（</w:t>
      </w:r>
      <w:r>
        <w:rPr>
          <w:rFonts w:ascii="Arial" w:eastAsia="楷体" w:hAnsi="Arial" w:cs="Arial"/>
          <w:color w:val="000000"/>
          <w:szCs w:val="21"/>
        </w:rPr>
        <w:t>3</w:t>
      </w:r>
      <w:r>
        <w:rPr>
          <w:rFonts w:ascii="Arial" w:eastAsia="楷体" w:hAnsi="Arial" w:cs="Arial"/>
          <w:color w:val="000000"/>
          <w:szCs w:val="21"/>
        </w:rPr>
        <w:t>）</w:t>
      </w:r>
      <w:r>
        <w:rPr>
          <w:rFonts w:ascii="Arial" w:eastAsia="楷体" w:hAnsi="Arial" w:cs="Arial"/>
          <w:color w:val="000000"/>
          <w:szCs w:val="21"/>
        </w:rPr>
        <w:t>一方未履行或违反依据本协议所应承担的义务</w:t>
      </w:r>
      <w:r>
        <w:rPr>
          <w:rFonts w:ascii="Arial" w:eastAsia="楷体" w:hAnsi="Arial" w:cs="Arial"/>
          <w:color w:val="000000"/>
          <w:szCs w:val="21"/>
        </w:rPr>
        <w:t>，</w:t>
      </w:r>
      <w:r>
        <w:rPr>
          <w:rFonts w:ascii="Arial" w:eastAsia="楷体" w:hAnsi="Arial" w:cs="Arial"/>
          <w:color w:val="000000"/>
          <w:szCs w:val="21"/>
        </w:rPr>
        <w:t>经另一方给予一定期限仍不履行义务或不予采取补救措施</w:t>
      </w:r>
      <w:r>
        <w:rPr>
          <w:rFonts w:ascii="Arial" w:eastAsia="楷体" w:hAnsi="Arial" w:cs="Arial"/>
          <w:color w:val="000000"/>
          <w:szCs w:val="21"/>
        </w:rPr>
        <w:t>，</w:t>
      </w:r>
      <w:r>
        <w:rPr>
          <w:rFonts w:ascii="Arial" w:eastAsia="楷体" w:hAnsi="Arial" w:cs="Arial"/>
          <w:color w:val="000000"/>
          <w:szCs w:val="21"/>
        </w:rPr>
        <w:t>致使另一方依据本协议的预期利益无法实现或协议继续履行没有必要</w:t>
      </w:r>
      <w:r>
        <w:rPr>
          <w:rFonts w:ascii="Arial" w:eastAsia="楷体" w:hAnsi="Arial" w:cs="Arial"/>
          <w:color w:val="000000"/>
          <w:szCs w:val="21"/>
        </w:rPr>
        <w:t>，</w:t>
      </w:r>
      <w:r>
        <w:rPr>
          <w:rFonts w:ascii="Arial" w:eastAsia="楷体" w:hAnsi="Arial" w:cs="Arial"/>
          <w:color w:val="000000"/>
          <w:szCs w:val="21"/>
        </w:rPr>
        <w:t>该方有权解除协议；</w:t>
      </w:r>
    </w:p>
    <w:p w14:paraId="71B18B8B" w14:textId="77777777" w:rsidR="00FD45CC" w:rsidRDefault="00A21C4F">
      <w:pPr>
        <w:pStyle w:val="a0"/>
        <w:pBdr>
          <w:top w:val="none" w:sz="0" w:space="1" w:color="auto"/>
          <w:bottom w:val="none" w:sz="0" w:space="1" w:color="auto"/>
          <w:right w:val="none" w:sz="0" w:space="1" w:color="auto"/>
        </w:pBdr>
        <w:spacing w:line="360" w:lineRule="auto"/>
        <w:ind w:leftChars="100" w:left="210" w:firstLineChars="0" w:firstLine="0"/>
        <w:rPr>
          <w:rFonts w:ascii="Arial" w:eastAsia="楷体" w:hAnsi="Arial" w:cs="Arial"/>
          <w:color w:val="000000"/>
          <w:szCs w:val="21"/>
        </w:rPr>
      </w:pPr>
      <w:r>
        <w:rPr>
          <w:rFonts w:ascii="Arial" w:eastAsia="楷体" w:hAnsi="Arial" w:cs="Arial"/>
          <w:color w:val="000000"/>
          <w:szCs w:val="21"/>
        </w:rPr>
        <w:t>（</w:t>
      </w:r>
      <w:r>
        <w:rPr>
          <w:rFonts w:ascii="Arial" w:eastAsia="楷体" w:hAnsi="Arial" w:cs="Arial"/>
          <w:color w:val="000000"/>
          <w:szCs w:val="21"/>
        </w:rPr>
        <w:t>4</w:t>
      </w:r>
      <w:r>
        <w:rPr>
          <w:rFonts w:ascii="Arial" w:eastAsia="楷体" w:hAnsi="Arial" w:cs="Arial"/>
          <w:color w:val="000000"/>
          <w:szCs w:val="21"/>
        </w:rPr>
        <w:t>）</w:t>
      </w:r>
      <w:r>
        <w:rPr>
          <w:rFonts w:ascii="Arial" w:eastAsia="楷体" w:hAnsi="Arial" w:cs="Arial"/>
          <w:color w:val="000000"/>
          <w:szCs w:val="21"/>
        </w:rPr>
        <w:t>一方在协议订立、履行中采取欺诈、胁迫或者暴力等手段</w:t>
      </w:r>
      <w:r>
        <w:rPr>
          <w:rFonts w:ascii="Arial" w:eastAsia="楷体" w:hAnsi="Arial" w:cs="Arial"/>
          <w:color w:val="000000"/>
          <w:szCs w:val="21"/>
        </w:rPr>
        <w:t>，</w:t>
      </w:r>
      <w:r>
        <w:rPr>
          <w:rFonts w:ascii="Arial" w:eastAsia="楷体" w:hAnsi="Arial" w:cs="Arial"/>
          <w:color w:val="000000"/>
          <w:szCs w:val="21"/>
        </w:rPr>
        <w:t>另一方有权解除本协议并有权要求对方赔偿损失；</w:t>
      </w:r>
    </w:p>
    <w:p w14:paraId="6A356EC1" w14:textId="77777777" w:rsidR="00FD45CC" w:rsidRDefault="00A21C4F">
      <w:pPr>
        <w:pStyle w:val="a0"/>
        <w:pBdr>
          <w:top w:val="none" w:sz="0" w:space="1" w:color="auto"/>
          <w:bottom w:val="none" w:sz="0" w:space="1" w:color="auto"/>
          <w:right w:val="none" w:sz="0" w:space="1" w:color="auto"/>
        </w:pBdr>
        <w:spacing w:line="360" w:lineRule="auto"/>
        <w:ind w:leftChars="100" w:left="210" w:firstLineChars="0" w:firstLine="0"/>
        <w:rPr>
          <w:rFonts w:ascii="Arial" w:eastAsia="楷体" w:hAnsi="Arial" w:cs="Arial"/>
          <w:color w:val="000000"/>
          <w:szCs w:val="21"/>
        </w:rPr>
      </w:pPr>
      <w:r>
        <w:rPr>
          <w:rFonts w:ascii="Arial" w:eastAsia="楷体" w:hAnsi="Arial" w:cs="Arial"/>
          <w:color w:val="000000"/>
          <w:szCs w:val="21"/>
        </w:rPr>
        <w:t>（</w:t>
      </w:r>
      <w:r>
        <w:rPr>
          <w:rFonts w:ascii="Arial" w:eastAsia="楷体" w:hAnsi="Arial" w:cs="Arial"/>
          <w:color w:val="000000"/>
          <w:szCs w:val="21"/>
        </w:rPr>
        <w:t>5</w:t>
      </w:r>
      <w:r>
        <w:rPr>
          <w:rFonts w:ascii="Arial" w:eastAsia="楷体" w:hAnsi="Arial" w:cs="Arial"/>
          <w:color w:val="000000"/>
          <w:szCs w:val="21"/>
        </w:rPr>
        <w:t>）</w:t>
      </w:r>
      <w:r>
        <w:rPr>
          <w:rFonts w:ascii="Arial" w:eastAsia="楷体" w:hAnsi="Arial" w:cs="Arial"/>
          <w:color w:val="000000"/>
          <w:szCs w:val="21"/>
        </w:rPr>
        <w:t>由于不可抗力或意外事件使协议无法继续履行或继续履行没有必要</w:t>
      </w:r>
      <w:r>
        <w:rPr>
          <w:rFonts w:ascii="Arial" w:eastAsia="楷体" w:hAnsi="Arial" w:cs="Arial"/>
          <w:color w:val="000000"/>
          <w:szCs w:val="21"/>
        </w:rPr>
        <w:t>，</w:t>
      </w:r>
      <w:r>
        <w:rPr>
          <w:rFonts w:ascii="Arial" w:eastAsia="楷体" w:hAnsi="Arial" w:cs="Arial"/>
          <w:color w:val="000000"/>
          <w:szCs w:val="21"/>
        </w:rPr>
        <w:t>各方均可要求解除协议；</w:t>
      </w:r>
    </w:p>
    <w:p w14:paraId="57F427E0" w14:textId="77777777" w:rsidR="00FD45CC" w:rsidRDefault="00A21C4F">
      <w:pPr>
        <w:pStyle w:val="a0"/>
        <w:pBdr>
          <w:top w:val="none" w:sz="0" w:space="1" w:color="auto"/>
          <w:bottom w:val="none" w:sz="0" w:space="1" w:color="auto"/>
          <w:right w:val="none" w:sz="0" w:space="1" w:color="auto"/>
        </w:pBdr>
        <w:spacing w:line="360" w:lineRule="auto"/>
        <w:ind w:leftChars="100" w:left="210" w:firstLineChars="0" w:firstLine="0"/>
        <w:rPr>
          <w:rFonts w:ascii="Arial" w:eastAsia="楷体" w:hAnsi="Arial" w:cs="Arial"/>
          <w:color w:val="000000"/>
          <w:szCs w:val="21"/>
        </w:rPr>
      </w:pPr>
      <w:r>
        <w:rPr>
          <w:rFonts w:ascii="Arial" w:eastAsia="楷体" w:hAnsi="Arial" w:cs="Arial"/>
          <w:color w:val="000000"/>
          <w:szCs w:val="21"/>
        </w:rPr>
        <w:t>（</w:t>
      </w:r>
      <w:r>
        <w:rPr>
          <w:rFonts w:ascii="Arial" w:eastAsia="楷体" w:hAnsi="Arial" w:cs="Arial"/>
          <w:color w:val="000000"/>
          <w:szCs w:val="21"/>
        </w:rPr>
        <w:t>6</w:t>
      </w:r>
      <w:r>
        <w:rPr>
          <w:rFonts w:ascii="Arial" w:eastAsia="楷体" w:hAnsi="Arial" w:cs="Arial"/>
          <w:color w:val="000000"/>
          <w:szCs w:val="21"/>
        </w:rPr>
        <w:t>）</w:t>
      </w:r>
      <w:r>
        <w:rPr>
          <w:rFonts w:ascii="Arial" w:eastAsia="楷体" w:hAnsi="Arial" w:cs="Arial"/>
          <w:color w:val="000000"/>
          <w:szCs w:val="21"/>
        </w:rPr>
        <w:t>若甲方未按本协议约定的时间或方式支付费用</w:t>
      </w:r>
      <w:r>
        <w:rPr>
          <w:rFonts w:ascii="Arial" w:eastAsia="楷体" w:hAnsi="Arial" w:cs="Arial"/>
          <w:color w:val="000000"/>
          <w:szCs w:val="21"/>
        </w:rPr>
        <w:t>，</w:t>
      </w:r>
      <w:r>
        <w:rPr>
          <w:rFonts w:ascii="Arial" w:eastAsia="楷体" w:hAnsi="Arial" w:cs="Arial"/>
          <w:color w:val="000000"/>
          <w:szCs w:val="21"/>
        </w:rPr>
        <w:t>乙方有权单方中止提供服务直至解除本协议。</w:t>
      </w:r>
    </w:p>
    <w:p w14:paraId="56648D05" w14:textId="46621B77" w:rsidR="00FD45CC" w:rsidRDefault="00A21C4F">
      <w:pPr>
        <w:pStyle w:val="2"/>
        <w:spacing w:before="156"/>
        <w:ind w:left="315" w:hanging="315"/>
        <w:rPr>
          <w:rFonts w:ascii="Arial" w:hAnsi="Arial" w:cs="Arial"/>
          <w:color w:val="000000"/>
        </w:rPr>
      </w:pPr>
      <w:ins w:id="107" w:author="华中楠" w:date="2026-08-03T14:13:00Z">
        <w:r>
          <w:rPr>
            <w:rFonts w:ascii="Arial" w:hAnsi="Arial" w:cs="Arial" w:hint="eastAsia"/>
            <w:color w:val="000000"/>
          </w:rPr>
          <w:t>9</w:t>
        </w:r>
      </w:ins>
      <w:del w:id="108" w:author="华中楠" w:date="2026-08-03T14:13:00Z">
        <w:r>
          <w:rPr>
            <w:rFonts w:ascii="Arial" w:hAnsi="Arial" w:cs="Arial"/>
            <w:color w:val="000000"/>
          </w:rPr>
          <w:delText>8</w:delText>
        </w:r>
      </w:del>
      <w:r>
        <w:rPr>
          <w:rFonts w:ascii="Arial" w:hAnsi="Arial" w:cs="Arial"/>
          <w:color w:val="000000"/>
        </w:rPr>
        <w:t>.2</w:t>
      </w:r>
      <w:r>
        <w:rPr>
          <w:rFonts w:ascii="Arial" w:hAnsi="Arial" w:cs="Arial"/>
          <w:color w:val="000000"/>
        </w:rPr>
        <w:t>本合同自甲、乙双方盖章（公章或合同专用章或电子</w:t>
      </w:r>
      <w:r>
        <w:rPr>
          <w:rFonts w:ascii="Arial" w:hAnsi="Arial" w:cs="Arial"/>
          <w:color w:val="000000"/>
        </w:rPr>
        <w:t>签章）后生效，至本协议约定的服务有效期届满之日终止，双方均不得以对方选择上述任意一款印章用印而否认合同的有效性。</w:t>
      </w:r>
    </w:p>
    <w:p w14:paraId="07791EFE" w14:textId="3CC48AF5" w:rsidR="00FD45CC" w:rsidRDefault="00A21C4F">
      <w:pPr>
        <w:pStyle w:val="2"/>
        <w:spacing w:before="156"/>
        <w:ind w:left="315" w:hanging="315"/>
        <w:rPr>
          <w:rFonts w:ascii="Arial" w:hAnsi="Arial" w:cs="Arial"/>
          <w:color w:val="000000"/>
        </w:rPr>
      </w:pPr>
      <w:ins w:id="109" w:author="华中楠" w:date="2026-08-03T14:13:00Z">
        <w:r>
          <w:rPr>
            <w:rFonts w:ascii="Arial" w:hAnsi="Arial" w:cs="Arial" w:hint="eastAsia"/>
            <w:color w:val="000000"/>
          </w:rPr>
          <w:t>9</w:t>
        </w:r>
      </w:ins>
      <w:del w:id="110" w:author="华中楠" w:date="2026-08-03T14:13:00Z">
        <w:r>
          <w:rPr>
            <w:rFonts w:ascii="Arial" w:hAnsi="Arial" w:cs="Arial"/>
            <w:color w:val="000000"/>
          </w:rPr>
          <w:delText>8</w:delText>
        </w:r>
      </w:del>
      <w:r>
        <w:rPr>
          <w:rFonts w:ascii="Arial" w:hAnsi="Arial" w:cs="Arial"/>
          <w:color w:val="000000"/>
        </w:rPr>
        <w:t xml:space="preserve">.3 </w:t>
      </w:r>
      <w:r>
        <w:rPr>
          <w:rFonts w:ascii="Arial" w:hAnsi="Arial" w:cs="Arial"/>
          <w:color w:val="000000"/>
        </w:rPr>
        <w:t>甲乙双方同意，考虑到双方中一方采用线上的电子签章，另一方采用公章或合同专用章的情况；为避免歧义，一方加盖电子签章后，另一方将盖有电子签章的</w:t>
      </w:r>
      <w:r>
        <w:rPr>
          <w:rFonts w:ascii="Arial" w:hAnsi="Arial" w:cs="Arial"/>
          <w:color w:val="000000"/>
        </w:rPr>
        <w:t>PDF</w:t>
      </w:r>
      <w:r>
        <w:rPr>
          <w:rFonts w:ascii="Arial" w:hAnsi="Arial" w:cs="Arial"/>
          <w:color w:val="000000"/>
        </w:rPr>
        <w:t>文件打印出来加盖公章或合同专用章；</w:t>
      </w:r>
      <w:proofErr w:type="gramStart"/>
      <w:r>
        <w:rPr>
          <w:rFonts w:ascii="Arial" w:hAnsi="Arial" w:cs="Arial"/>
          <w:color w:val="000000"/>
        </w:rPr>
        <w:t>亦或</w:t>
      </w:r>
      <w:proofErr w:type="gramEnd"/>
      <w:r>
        <w:rPr>
          <w:rFonts w:ascii="Arial" w:hAnsi="Arial" w:cs="Arial"/>
          <w:color w:val="000000"/>
        </w:rPr>
        <w:t>是一方加盖公章或合同专用章后，另一方将盖有线下印章的合同扫描成电子版后加盖电子签章，以上协议均合法有效，双方同时留存纸质版与电子版协议（可校验电子签章）。</w:t>
      </w:r>
    </w:p>
    <w:p w14:paraId="7FC9A100" w14:textId="5B13B3F7" w:rsidR="00FD45CC" w:rsidRDefault="00A21C4F">
      <w:pPr>
        <w:pStyle w:val="2"/>
        <w:spacing w:before="156"/>
        <w:ind w:left="315" w:hanging="315"/>
        <w:rPr>
          <w:rFonts w:ascii="Arial" w:hAnsi="Arial" w:cs="Arial"/>
          <w:color w:val="000000"/>
        </w:rPr>
      </w:pPr>
      <w:ins w:id="111" w:author="华中楠" w:date="2026-08-03T14:13:00Z">
        <w:r>
          <w:rPr>
            <w:rFonts w:ascii="Arial" w:hAnsi="Arial" w:cs="Arial" w:hint="eastAsia"/>
            <w:color w:val="000000"/>
          </w:rPr>
          <w:t>9</w:t>
        </w:r>
      </w:ins>
      <w:del w:id="112" w:author="华中楠" w:date="2026-08-03T14:13:00Z">
        <w:r>
          <w:rPr>
            <w:rFonts w:ascii="Arial" w:hAnsi="Arial" w:cs="Arial"/>
            <w:color w:val="000000"/>
          </w:rPr>
          <w:delText>8</w:delText>
        </w:r>
      </w:del>
      <w:r>
        <w:rPr>
          <w:rFonts w:ascii="Arial" w:hAnsi="Arial" w:cs="Arial"/>
          <w:color w:val="000000"/>
        </w:rPr>
        <w:t>.4</w:t>
      </w:r>
      <w:r>
        <w:rPr>
          <w:rFonts w:ascii="Arial" w:hAnsi="Arial" w:cs="Arial"/>
          <w:color w:val="000000"/>
        </w:rPr>
        <w:t>甲方或乙方非因对方违约需提前终止本协议的，应当提前一周以书面形式通知对方，但应当按本协议约定结清费用，本协议自费用结清之日起终止。</w:t>
      </w:r>
    </w:p>
    <w:p w14:paraId="6B7A5CF3" w14:textId="38BEEC3E" w:rsidR="00FD45CC" w:rsidRDefault="00A21C4F">
      <w:pPr>
        <w:pStyle w:val="2"/>
        <w:spacing w:before="156"/>
        <w:ind w:left="315" w:hanging="315"/>
        <w:rPr>
          <w:del w:id="113" w:author="华中楠" w:date="2026-08-03T14:13:00Z"/>
          <w:rFonts w:ascii="Arial" w:hAnsi="Arial" w:cs="Arial"/>
          <w:color w:val="000000"/>
        </w:rPr>
      </w:pPr>
      <w:ins w:id="114" w:author="华中楠" w:date="2026-08-03T14:13:00Z">
        <w:r>
          <w:rPr>
            <w:rFonts w:ascii="Arial" w:hAnsi="Arial" w:cs="Arial" w:hint="eastAsia"/>
            <w:color w:val="000000"/>
          </w:rPr>
          <w:t>9</w:t>
        </w:r>
      </w:ins>
      <w:del w:id="115" w:author="华中楠" w:date="2026-08-03T14:13:00Z">
        <w:r>
          <w:rPr>
            <w:rFonts w:ascii="Arial" w:hAnsi="Arial" w:cs="Arial"/>
            <w:color w:val="000000"/>
          </w:rPr>
          <w:delText>8</w:delText>
        </w:r>
      </w:del>
      <w:r>
        <w:rPr>
          <w:rFonts w:ascii="Arial" w:hAnsi="Arial" w:cs="Arial"/>
          <w:color w:val="000000"/>
        </w:rPr>
        <w:t xml:space="preserve">.5 </w:t>
      </w:r>
      <w:r>
        <w:rPr>
          <w:rFonts w:ascii="Arial" w:hAnsi="Arial" w:cs="Arial"/>
          <w:color w:val="000000"/>
        </w:rPr>
        <w:t>本</w:t>
      </w:r>
      <w:ins w:id="116" w:author="华中楠" w:date="2026-08-03T14:13:00Z">
        <w:r>
          <w:rPr>
            <w:rFonts w:ascii="Arial" w:hAnsi="Arial" w:cs="Arial"/>
            <w:color w:val="000000"/>
          </w:rPr>
          <w:t>合同</w:t>
        </w:r>
      </w:ins>
      <w:del w:id="117" w:author="华中楠" w:date="2026-08-03T14:13:00Z">
        <w:r>
          <w:rPr>
            <w:rFonts w:ascii="Arial" w:hAnsi="Arial" w:cs="Arial"/>
            <w:color w:val="000000"/>
          </w:rPr>
          <w:delText>协议</w:delText>
        </w:r>
      </w:del>
      <w:r>
        <w:rPr>
          <w:rFonts w:ascii="Arial" w:hAnsi="Arial" w:cs="Arial"/>
          <w:color w:val="000000"/>
        </w:rPr>
        <w:t>履行过程中</w:t>
      </w:r>
      <w:ins w:id="118" w:author="华中楠" w:date="2026-08-03T14:13:00Z">
        <w:r>
          <w:rPr>
            <w:rFonts w:ascii="Arial" w:hAnsi="Arial" w:cs="Arial"/>
            <w:color w:val="000000"/>
          </w:rPr>
          <w:t>出现</w:t>
        </w:r>
      </w:ins>
      <w:del w:id="119" w:author="华中楠" w:date="2026-08-03T14:13:00Z">
        <w:r>
          <w:rPr>
            <w:rFonts w:ascii="Arial" w:hAnsi="Arial" w:cs="Arial"/>
            <w:color w:val="000000"/>
          </w:rPr>
          <w:delText>发生</w:delText>
        </w:r>
      </w:del>
      <w:r>
        <w:rPr>
          <w:rFonts w:ascii="Arial" w:hAnsi="Arial" w:cs="Arial"/>
          <w:color w:val="000000"/>
        </w:rPr>
        <w:t>争议，</w:t>
      </w:r>
      <w:del w:id="120" w:author="华中楠" w:date="2026-08-03T14:13:00Z">
        <w:r>
          <w:rPr>
            <w:rFonts w:ascii="Arial" w:hAnsi="Arial" w:cs="Arial"/>
            <w:color w:val="000000"/>
          </w:rPr>
          <w:delText>甲乙</w:delText>
        </w:r>
      </w:del>
      <w:r>
        <w:rPr>
          <w:rFonts w:ascii="Arial" w:hAnsi="Arial" w:cs="Arial"/>
          <w:color w:val="000000"/>
        </w:rPr>
        <w:t>双方应</w:t>
      </w:r>
      <w:ins w:id="121" w:author="华中楠" w:date="2026-08-03T14:13:00Z">
        <w:r>
          <w:rPr>
            <w:rFonts w:ascii="Arial" w:hAnsi="Arial" w:cs="Arial"/>
            <w:color w:val="000000"/>
          </w:rPr>
          <w:t>本着</w:t>
        </w:r>
      </w:ins>
      <w:del w:id="122" w:author="华中楠" w:date="2026-08-03T14:13:00Z">
        <w:r>
          <w:rPr>
            <w:rFonts w:ascii="Arial" w:hAnsi="Arial" w:cs="Arial"/>
            <w:color w:val="000000"/>
          </w:rPr>
          <w:delText>通过</w:delText>
        </w:r>
      </w:del>
      <w:r>
        <w:rPr>
          <w:rFonts w:ascii="Arial" w:hAnsi="Arial" w:cs="Arial"/>
          <w:color w:val="000000"/>
        </w:rPr>
        <w:t>友好协商</w:t>
      </w:r>
      <w:ins w:id="123" w:author="华中楠" w:date="2026-08-03T14:13:00Z">
        <w:r>
          <w:rPr>
            <w:rFonts w:ascii="Arial" w:hAnsi="Arial" w:cs="Arial"/>
            <w:color w:val="000000"/>
          </w:rPr>
          <w:t>的原则</w:t>
        </w:r>
      </w:ins>
      <w:r>
        <w:rPr>
          <w:rFonts w:ascii="Arial" w:hAnsi="Arial" w:cs="Arial"/>
          <w:color w:val="000000"/>
        </w:rPr>
        <w:t>解决</w:t>
      </w:r>
      <w:ins w:id="124" w:author="华中楠" w:date="2026-08-03T14:13:00Z">
        <w:r>
          <w:rPr>
            <w:rFonts w:ascii="Arial" w:hAnsi="Arial" w:cs="Arial"/>
            <w:color w:val="000000"/>
          </w:rPr>
          <w:t>，无法协商或</w:t>
        </w:r>
      </w:ins>
      <w:del w:id="125" w:author="华中楠" w:date="2026-08-03T14:13:00Z">
        <w:r>
          <w:rPr>
            <w:rFonts w:ascii="Arial" w:hAnsi="Arial" w:cs="Arial"/>
            <w:color w:val="000000"/>
          </w:rPr>
          <w:delText>。</w:delText>
        </w:r>
      </w:del>
      <w:r>
        <w:rPr>
          <w:rFonts w:ascii="Arial" w:hAnsi="Arial" w:cs="Arial"/>
          <w:color w:val="000000"/>
        </w:rPr>
        <w:t>协商不成</w:t>
      </w:r>
      <w:ins w:id="126" w:author="华中楠" w:date="2026-08-03T14:13:00Z">
        <w:r>
          <w:rPr>
            <w:rFonts w:ascii="Arial" w:hAnsi="Arial" w:cs="Arial"/>
            <w:color w:val="000000"/>
          </w:rPr>
          <w:t>时，任何一方</w:t>
        </w:r>
      </w:ins>
      <w:del w:id="127" w:author="华中楠" w:date="2026-08-03T14:13:00Z">
        <w:r>
          <w:rPr>
            <w:rFonts w:ascii="Arial" w:hAnsi="Arial" w:cs="Arial"/>
            <w:color w:val="000000"/>
          </w:rPr>
          <w:delText>的，甲乙双方同意按照以下第</w:delText>
        </w:r>
        <w:commentRangeStart w:id="128"/>
        <w:r>
          <w:rPr>
            <w:rFonts w:ascii="Arial" w:hAnsi="Arial" w:cs="Arial"/>
            <w:color w:val="000000"/>
          </w:rPr>
          <w:delText>（</w:delText>
        </w:r>
        <w:r>
          <w:rPr>
            <w:rFonts w:ascii="Arial" w:hAnsi="Arial" w:cs="Arial"/>
            <w:color w:val="000000"/>
          </w:rPr>
          <w:delText xml:space="preserve">  </w:delText>
        </w:r>
        <w:r>
          <w:rPr>
            <w:rFonts w:ascii="Arial" w:hAnsi="Arial" w:cs="Arial"/>
            <w:color w:val="000000"/>
          </w:rPr>
          <w:delText>）</w:delText>
        </w:r>
        <w:commentRangeEnd w:id="128"/>
        <w:r>
          <w:rPr>
            <w:color w:val="000000"/>
          </w:rPr>
          <w:commentReference w:id="128"/>
        </w:r>
        <w:r>
          <w:rPr>
            <w:rFonts w:ascii="Arial" w:hAnsi="Arial" w:cs="Arial"/>
            <w:color w:val="000000"/>
          </w:rPr>
          <w:delText>方式解决：</w:delText>
        </w:r>
      </w:del>
    </w:p>
    <w:p w14:paraId="712A77FE" w14:textId="0F79E443" w:rsidR="00FD45CC" w:rsidRDefault="00A21C4F">
      <w:pPr>
        <w:pStyle w:val="a0"/>
        <w:pBdr>
          <w:top w:val="none" w:sz="0" w:space="1" w:color="auto"/>
          <w:bottom w:val="none" w:sz="0" w:space="1" w:color="auto"/>
          <w:right w:val="none" w:sz="0" w:space="1" w:color="auto"/>
        </w:pBdr>
        <w:spacing w:line="360" w:lineRule="auto"/>
        <w:ind w:leftChars="200" w:left="420" w:firstLineChars="0" w:firstLine="0"/>
        <w:rPr>
          <w:del w:id="129" w:author="华中楠" w:date="2026-08-03T14:13:00Z"/>
          <w:rFonts w:ascii="Arial" w:eastAsia="楷体" w:hAnsi="Arial" w:cs="Arial"/>
          <w:color w:val="000000"/>
          <w:szCs w:val="21"/>
        </w:rPr>
      </w:pPr>
      <w:del w:id="130" w:author="华中楠" w:date="2026-08-03T14:13:00Z">
        <w:r>
          <w:rPr>
            <w:rFonts w:ascii="Arial" w:eastAsia="楷体" w:hAnsi="Arial" w:cs="Arial"/>
            <w:color w:val="000000"/>
            <w:szCs w:val="21"/>
          </w:rPr>
          <w:delText>（</w:delText>
        </w:r>
        <w:r>
          <w:rPr>
            <w:rFonts w:ascii="Arial" w:eastAsia="楷体" w:hAnsi="Arial" w:cs="Arial"/>
            <w:color w:val="000000"/>
            <w:szCs w:val="21"/>
          </w:rPr>
          <w:delText>1</w:delText>
        </w:r>
        <w:r>
          <w:rPr>
            <w:rFonts w:ascii="Arial" w:eastAsia="楷体" w:hAnsi="Arial" w:cs="Arial"/>
            <w:color w:val="000000"/>
            <w:szCs w:val="21"/>
          </w:rPr>
          <w:delText>）提请北京仲裁委员会按照其现行有效仲裁规则进行仲裁，仲裁是终局的，对双方</w:delText>
        </w:r>
      </w:del>
      <w:r>
        <w:rPr>
          <w:rFonts w:ascii="Arial" w:eastAsia="楷体" w:hAnsi="Arial" w:cs="Arial"/>
          <w:color w:val="000000"/>
          <w:szCs w:val="21"/>
        </w:rPr>
        <w:t>均</w:t>
      </w:r>
      <w:ins w:id="131" w:author="华中楠" w:date="2026-08-03T14:13:00Z">
        <w:r>
          <w:rPr>
            <w:rFonts w:ascii="Arial" w:hAnsi="Arial" w:cs="Arial"/>
            <w:color w:val="000000"/>
          </w:rPr>
          <w:t>可将争议向有管辖权的</w:t>
        </w:r>
      </w:ins>
      <w:del w:id="132" w:author="华中楠" w:date="2026-08-03T14:13:00Z">
        <w:r>
          <w:rPr>
            <w:rFonts w:ascii="Arial" w:eastAsia="楷体" w:hAnsi="Arial" w:cs="Arial"/>
            <w:color w:val="000000"/>
            <w:szCs w:val="21"/>
          </w:rPr>
          <w:delText>具有拘束力。</w:delText>
        </w:r>
      </w:del>
    </w:p>
    <w:p w14:paraId="01203214" w14:textId="52369ABB" w:rsidR="00FD45CC" w:rsidRDefault="00A21C4F" w:rsidP="00F2026B">
      <w:pPr>
        <w:pStyle w:val="2"/>
        <w:spacing w:before="156"/>
        <w:ind w:leftChars="200" w:left="735" w:hanging="315"/>
        <w:rPr>
          <w:rFonts w:ascii="Arial" w:hAnsi="Arial" w:cs="Arial"/>
          <w:color w:val="000000"/>
        </w:rPr>
        <w:pPrChange w:id="133" w:author="华中楠" w:date="2026-08-03T14:13:00Z">
          <w:pPr>
            <w:pStyle w:val="a0"/>
            <w:pBdr>
              <w:top w:val="none" w:sz="0" w:space="1" w:color="auto"/>
              <w:bottom w:val="none" w:sz="0" w:space="1" w:color="auto"/>
              <w:right w:val="none" w:sz="0" w:space="1" w:color="auto"/>
            </w:pBdr>
            <w:spacing w:line="360" w:lineRule="auto"/>
            <w:ind w:leftChars="200" w:left="420" w:firstLineChars="0" w:firstLine="0"/>
          </w:pPr>
        </w:pPrChange>
      </w:pPr>
      <w:del w:id="134" w:author="华中楠" w:date="2026-08-03T14:13:00Z">
        <w:r>
          <w:rPr>
            <w:rFonts w:ascii="Arial" w:hAnsi="Arial" w:cs="Arial"/>
            <w:color w:val="000000"/>
          </w:rPr>
          <w:delText>（</w:delText>
        </w:r>
        <w:r>
          <w:rPr>
            <w:rFonts w:ascii="Arial" w:hAnsi="Arial" w:cs="Arial"/>
            <w:color w:val="000000"/>
          </w:rPr>
          <w:delText>2</w:delText>
        </w:r>
        <w:r>
          <w:rPr>
            <w:rFonts w:ascii="Arial" w:hAnsi="Arial" w:cs="Arial"/>
            <w:color w:val="000000"/>
          </w:rPr>
          <w:delText>）提请北京市朝阳区</w:delText>
        </w:r>
      </w:del>
      <w:r>
        <w:rPr>
          <w:rFonts w:ascii="Arial" w:hAnsi="Arial" w:cs="Arial"/>
          <w:color w:val="000000"/>
        </w:rPr>
        <w:t>人民法院</w:t>
      </w:r>
      <w:ins w:id="135" w:author="华中楠" w:date="2026-08-03T14:13:00Z">
        <w:r>
          <w:rPr>
            <w:rFonts w:ascii="Arial" w:hAnsi="Arial" w:cs="Arial"/>
            <w:color w:val="000000"/>
          </w:rPr>
          <w:t>提起</w:t>
        </w:r>
      </w:ins>
      <w:del w:id="136" w:author="华中楠" w:date="2026-08-03T14:13:00Z">
        <w:r>
          <w:rPr>
            <w:rFonts w:ascii="Arial" w:hAnsi="Arial" w:cs="Arial"/>
            <w:color w:val="000000"/>
          </w:rPr>
          <w:delText>进行</w:delText>
        </w:r>
      </w:del>
      <w:r>
        <w:rPr>
          <w:rFonts w:ascii="Arial" w:hAnsi="Arial" w:cs="Arial"/>
          <w:color w:val="000000"/>
        </w:rPr>
        <w:t>诉讼解决。</w:t>
      </w:r>
    </w:p>
    <w:p w14:paraId="206ADD3F" w14:textId="13DAE136" w:rsidR="00FD45CC" w:rsidRDefault="00A21C4F">
      <w:pPr>
        <w:pStyle w:val="2"/>
        <w:spacing w:before="156"/>
        <w:ind w:left="315" w:hanging="315"/>
        <w:rPr>
          <w:rFonts w:ascii="Arial" w:hAnsi="Arial" w:cs="Arial"/>
          <w:color w:val="000000"/>
        </w:rPr>
      </w:pPr>
      <w:ins w:id="137" w:author="华中楠" w:date="2026-08-03T14:13:00Z">
        <w:r>
          <w:rPr>
            <w:rFonts w:ascii="Arial" w:hAnsi="Arial" w:cs="Arial" w:hint="eastAsia"/>
            <w:color w:val="000000"/>
          </w:rPr>
          <w:t>9</w:t>
        </w:r>
      </w:ins>
      <w:del w:id="138" w:author="华中楠" w:date="2026-08-03T14:13:00Z">
        <w:r>
          <w:rPr>
            <w:rFonts w:ascii="Arial" w:hAnsi="Arial" w:cs="Arial"/>
            <w:color w:val="000000"/>
          </w:rPr>
          <w:delText>8</w:delText>
        </w:r>
      </w:del>
      <w:r>
        <w:rPr>
          <w:rFonts w:ascii="Arial" w:hAnsi="Arial" w:cs="Arial"/>
          <w:color w:val="000000"/>
        </w:rPr>
        <w:t>.6</w:t>
      </w:r>
      <w:r>
        <w:rPr>
          <w:rFonts w:ascii="Arial" w:hAnsi="Arial" w:cs="Arial"/>
          <w:color w:val="000000"/>
        </w:rPr>
        <w:t>本协议终止后，本协议第五条、第六条及第八条第五款所约定内容继续有效。</w:t>
      </w:r>
    </w:p>
    <w:p w14:paraId="17C7FF67" w14:textId="4EFE8FF6" w:rsidR="00FD45CC" w:rsidRDefault="00A21C4F">
      <w:pPr>
        <w:pStyle w:val="2"/>
        <w:spacing w:before="156"/>
        <w:ind w:left="315" w:hanging="315"/>
        <w:rPr>
          <w:rFonts w:ascii="Arial" w:hAnsi="Arial" w:cs="Arial"/>
          <w:color w:val="000000"/>
        </w:rPr>
      </w:pPr>
      <w:ins w:id="139" w:author="华中楠" w:date="2026-08-03T14:13:00Z">
        <w:r>
          <w:rPr>
            <w:rFonts w:ascii="Arial" w:hAnsi="Arial" w:cs="Arial" w:hint="eastAsia"/>
            <w:color w:val="000000"/>
          </w:rPr>
          <w:t>9</w:t>
        </w:r>
      </w:ins>
      <w:del w:id="140" w:author="华中楠" w:date="2026-08-03T14:13:00Z">
        <w:r>
          <w:rPr>
            <w:rFonts w:ascii="Arial" w:hAnsi="Arial" w:cs="Arial"/>
            <w:color w:val="000000"/>
          </w:rPr>
          <w:delText>8</w:delText>
        </w:r>
      </w:del>
      <w:r>
        <w:rPr>
          <w:rFonts w:ascii="Arial" w:hAnsi="Arial" w:cs="Arial"/>
          <w:color w:val="000000"/>
        </w:rPr>
        <w:t>.7</w:t>
      </w:r>
      <w:r>
        <w:rPr>
          <w:rFonts w:ascii="Arial" w:hAnsi="Arial" w:cs="Arial"/>
          <w:color w:val="000000"/>
        </w:rPr>
        <w:t>本协议附件具有与本协议同等法律效</w:t>
      </w:r>
      <w:r>
        <w:rPr>
          <w:rFonts w:ascii="Arial" w:hAnsi="Arial" w:cs="Arial"/>
          <w:color w:val="000000"/>
        </w:rPr>
        <w:t>力。本协议未尽事宜，由双方协商达成书面补充协议，补充协议与本协议具有同等法律效力。补充协议与本协议或在先的补充协议内容不一致，以最近一次签署补充协议约定的内容为准。</w:t>
      </w:r>
    </w:p>
    <w:p w14:paraId="50C510BC" w14:textId="16E5A4D0" w:rsidR="00FD45CC" w:rsidRDefault="00A21C4F">
      <w:pPr>
        <w:pStyle w:val="2"/>
        <w:spacing w:before="156"/>
        <w:ind w:left="315" w:hanging="315"/>
        <w:rPr>
          <w:rFonts w:ascii="Arial" w:hAnsi="Arial" w:cs="Arial"/>
          <w:color w:val="000000"/>
        </w:rPr>
      </w:pPr>
      <w:ins w:id="141" w:author="华中楠" w:date="2026-08-03T14:13:00Z">
        <w:r>
          <w:rPr>
            <w:rFonts w:ascii="Arial" w:hAnsi="Arial" w:cs="Arial" w:hint="eastAsia"/>
            <w:color w:val="000000"/>
          </w:rPr>
          <w:t>9</w:t>
        </w:r>
      </w:ins>
      <w:del w:id="142" w:author="华中楠" w:date="2026-08-03T14:13:00Z">
        <w:r>
          <w:rPr>
            <w:rFonts w:ascii="Arial" w:hAnsi="Arial" w:cs="Arial"/>
            <w:color w:val="000000"/>
          </w:rPr>
          <w:delText>8</w:delText>
        </w:r>
      </w:del>
      <w:r>
        <w:rPr>
          <w:rFonts w:ascii="Arial" w:hAnsi="Arial" w:cs="Arial"/>
          <w:color w:val="000000"/>
        </w:rPr>
        <w:t>.8</w:t>
      </w:r>
      <w:r>
        <w:rPr>
          <w:rFonts w:ascii="Arial" w:hAnsi="Arial" w:cs="Arial"/>
          <w:color w:val="000000"/>
        </w:rPr>
        <w:t>本协议包含协议附件，协议附件需要甲乙双方共同或单独签章、签字确认的，双方或一方应予以签章、签字；协议附件作为本协议的重要组成部分，包括</w:t>
      </w:r>
      <w:r>
        <w:rPr>
          <w:rFonts w:ascii="Arial" w:hAnsi="Arial" w:cs="Arial" w:hint="eastAsia"/>
          <w:color w:val="000000"/>
        </w:rPr>
        <w:t>附件【一】。</w:t>
      </w:r>
    </w:p>
    <w:p w14:paraId="63E15F74" w14:textId="02F08E3E" w:rsidR="00FD45CC" w:rsidRDefault="00A21C4F">
      <w:pPr>
        <w:pStyle w:val="2"/>
        <w:spacing w:before="156"/>
        <w:ind w:firstLineChars="0" w:firstLine="0"/>
        <w:rPr>
          <w:rFonts w:ascii="Arial" w:hAnsi="Arial" w:cs="Arial"/>
          <w:color w:val="000000"/>
        </w:rPr>
      </w:pPr>
      <w:ins w:id="143" w:author="华中楠" w:date="2026-08-03T14:13:00Z">
        <w:r>
          <w:rPr>
            <w:rFonts w:ascii="Arial" w:hAnsi="Arial" w:cs="Arial" w:hint="eastAsia"/>
            <w:color w:val="000000"/>
          </w:rPr>
          <w:t>9</w:t>
        </w:r>
      </w:ins>
      <w:del w:id="144" w:author="华中楠" w:date="2026-08-03T14:13:00Z">
        <w:r>
          <w:rPr>
            <w:rFonts w:ascii="Arial" w:hAnsi="Arial" w:cs="Arial"/>
            <w:color w:val="000000"/>
          </w:rPr>
          <w:delText>8</w:delText>
        </w:r>
      </w:del>
      <w:r>
        <w:rPr>
          <w:rFonts w:ascii="Arial" w:hAnsi="Arial" w:cs="Arial"/>
          <w:color w:val="000000"/>
        </w:rPr>
        <w:t>.9</w:t>
      </w:r>
      <w:r>
        <w:rPr>
          <w:rFonts w:ascii="Arial" w:hAnsi="Arial" w:cs="Arial"/>
          <w:color w:val="000000"/>
        </w:rPr>
        <w:t>本协议项下送达双方的通讯地址：</w:t>
      </w:r>
    </w:p>
    <w:p w14:paraId="30C0DFE9" w14:textId="618D895C" w:rsidR="00FD45CC" w:rsidRDefault="00A21C4F">
      <w:pPr>
        <w:pStyle w:val="a0"/>
        <w:pBdr>
          <w:top w:val="none" w:sz="0" w:space="1" w:color="auto"/>
          <w:bottom w:val="none" w:sz="0" w:space="1" w:color="auto"/>
          <w:right w:val="none" w:sz="0" w:space="1" w:color="auto"/>
        </w:pBdr>
        <w:spacing w:line="360" w:lineRule="auto"/>
        <w:ind w:leftChars="200" w:left="420" w:firstLineChars="0" w:firstLine="0"/>
        <w:rPr>
          <w:rFonts w:ascii="Arial" w:eastAsia="楷体" w:hAnsi="Arial" w:cs="Arial"/>
          <w:color w:val="000000"/>
          <w:szCs w:val="21"/>
        </w:rPr>
      </w:pPr>
      <w:r>
        <w:rPr>
          <w:rFonts w:ascii="Arial" w:eastAsia="楷体" w:hAnsi="Arial" w:cs="Arial"/>
          <w:color w:val="000000"/>
          <w:szCs w:val="21"/>
        </w:rPr>
        <w:t>甲方通讯地址：</w:t>
      </w:r>
      <w:ins w:id="145" w:author="华中楠" w:date="2026-08-03T14:13:00Z">
        <w:r>
          <w:rPr>
            <w:rFonts w:ascii="Arial" w:eastAsia="楷体" w:hAnsi="Arial" w:cs="Arial"/>
            <w:color w:val="000000"/>
            <w:szCs w:val="21"/>
          </w:rPr>
          <w:t>上海市长宁区中山西路</w:t>
        </w:r>
        <w:r>
          <w:rPr>
            <w:rFonts w:ascii="Arial" w:eastAsia="楷体" w:hAnsi="Arial" w:cs="Arial"/>
            <w:color w:val="000000"/>
            <w:szCs w:val="21"/>
          </w:rPr>
          <w:t>SOHO</w:t>
        </w:r>
        <w:r>
          <w:rPr>
            <w:rFonts w:ascii="Arial" w:eastAsia="楷体" w:hAnsi="Arial" w:cs="Arial"/>
            <w:color w:val="000000"/>
            <w:szCs w:val="21"/>
          </w:rPr>
          <w:t>中山广场</w:t>
        </w:r>
        <w:r>
          <w:rPr>
            <w:rFonts w:ascii="Arial" w:eastAsia="楷体" w:hAnsi="Arial" w:cs="Arial"/>
            <w:color w:val="000000"/>
            <w:szCs w:val="21"/>
          </w:rPr>
          <w:t>A</w:t>
        </w:r>
        <w:r>
          <w:rPr>
            <w:rFonts w:ascii="Arial" w:eastAsia="楷体" w:hAnsi="Arial" w:cs="Arial"/>
            <w:color w:val="000000"/>
            <w:szCs w:val="21"/>
          </w:rPr>
          <w:t>座</w:t>
        </w:r>
      </w:ins>
      <w:del w:id="146" w:author="华中楠" w:date="2026-08-03T14:13:00Z">
        <w:r>
          <w:rPr>
            <w:rFonts w:ascii="Arial" w:eastAsia="楷体" w:hAnsi="Arial" w:cs="Arial"/>
            <w:color w:val="000000"/>
            <w:szCs w:val="21"/>
          </w:rPr>
          <w:delText xml:space="preserve"> </w:delText>
        </w:r>
      </w:del>
    </w:p>
    <w:p w14:paraId="7F5E5A5C" w14:textId="0DDB680B" w:rsidR="00FD45CC" w:rsidRDefault="00A21C4F">
      <w:pPr>
        <w:pStyle w:val="a0"/>
        <w:pBdr>
          <w:top w:val="none" w:sz="0" w:space="1" w:color="auto"/>
          <w:bottom w:val="none" w:sz="0" w:space="1" w:color="auto"/>
          <w:right w:val="none" w:sz="0" w:space="1" w:color="auto"/>
        </w:pBdr>
        <w:spacing w:line="360" w:lineRule="auto"/>
        <w:ind w:leftChars="200" w:left="420" w:firstLineChars="0" w:firstLine="0"/>
        <w:rPr>
          <w:rFonts w:ascii="Arial" w:eastAsia="楷体" w:hAnsi="Arial" w:cs="Arial"/>
          <w:color w:val="000000"/>
          <w:szCs w:val="21"/>
        </w:rPr>
      </w:pPr>
      <w:r>
        <w:rPr>
          <w:rFonts w:ascii="Arial" w:eastAsia="楷体" w:hAnsi="Arial" w:cs="Arial"/>
          <w:color w:val="000000"/>
          <w:szCs w:val="21"/>
        </w:rPr>
        <w:lastRenderedPageBreak/>
        <w:t>甲方收件人：</w:t>
      </w:r>
      <w:r>
        <w:rPr>
          <w:rFonts w:ascii="Arial" w:eastAsia="楷体" w:hAnsi="Arial" w:cs="Arial"/>
          <w:color w:val="000000"/>
          <w:szCs w:val="21"/>
        </w:rPr>
        <w:t xml:space="preserve"> </w:t>
      </w:r>
      <w:ins w:id="147" w:author="华中楠" w:date="2026-08-03T14:13:00Z">
        <w:r>
          <w:rPr>
            <w:rFonts w:ascii="Arial" w:eastAsia="楷体" w:hAnsi="Arial" w:cs="Arial"/>
            <w:color w:val="000000"/>
            <w:szCs w:val="21"/>
          </w:rPr>
          <w:t xml:space="preserve"> </w:t>
        </w:r>
        <w:r>
          <w:rPr>
            <w:rFonts w:ascii="Arial" w:eastAsia="楷体" w:hAnsi="Arial" w:cs="Arial" w:hint="eastAsia"/>
            <w:color w:val="000000"/>
            <w:szCs w:val="21"/>
          </w:rPr>
          <w:t>华中</w:t>
        </w:r>
        <w:proofErr w:type="gramStart"/>
        <w:r>
          <w:rPr>
            <w:rFonts w:ascii="Arial" w:eastAsia="楷体" w:hAnsi="Arial" w:cs="Arial" w:hint="eastAsia"/>
            <w:color w:val="000000"/>
            <w:szCs w:val="21"/>
          </w:rPr>
          <w:t>楠</w:t>
        </w:r>
      </w:ins>
      <w:proofErr w:type="gramEnd"/>
    </w:p>
    <w:p w14:paraId="5FB26661" w14:textId="77777777" w:rsidR="00FD45CC" w:rsidRDefault="00A21C4F">
      <w:pPr>
        <w:pStyle w:val="a0"/>
        <w:pBdr>
          <w:top w:val="none" w:sz="0" w:space="1" w:color="auto"/>
          <w:bottom w:val="none" w:sz="0" w:space="1" w:color="auto"/>
          <w:right w:val="none" w:sz="0" w:space="1" w:color="auto"/>
        </w:pBdr>
        <w:spacing w:line="360" w:lineRule="auto"/>
        <w:ind w:leftChars="200" w:left="420" w:firstLineChars="0" w:firstLine="0"/>
        <w:rPr>
          <w:rFonts w:ascii="Arial" w:eastAsia="楷体" w:hAnsi="Arial" w:cs="Arial"/>
          <w:color w:val="000000"/>
          <w:szCs w:val="21"/>
        </w:rPr>
      </w:pPr>
      <w:r>
        <w:rPr>
          <w:rFonts w:ascii="Arial" w:eastAsia="楷体" w:hAnsi="Arial" w:cs="Arial"/>
          <w:color w:val="000000"/>
          <w:szCs w:val="21"/>
        </w:rPr>
        <w:t>乙方通讯地址：北京市</w:t>
      </w:r>
      <w:proofErr w:type="gramStart"/>
      <w:r>
        <w:rPr>
          <w:rFonts w:ascii="Arial" w:eastAsia="楷体" w:hAnsi="Arial" w:cs="Arial"/>
          <w:color w:val="000000"/>
          <w:szCs w:val="21"/>
        </w:rPr>
        <w:t>朝阳区望京</w:t>
      </w:r>
      <w:proofErr w:type="gramEnd"/>
      <w:r>
        <w:rPr>
          <w:rFonts w:ascii="Arial" w:eastAsia="楷体" w:hAnsi="Arial" w:cs="Arial"/>
          <w:color w:val="000000"/>
          <w:szCs w:val="21"/>
        </w:rPr>
        <w:t>街道阜荣街</w:t>
      </w:r>
      <w:r>
        <w:rPr>
          <w:rFonts w:ascii="Arial" w:eastAsia="楷体" w:hAnsi="Arial" w:cs="Arial"/>
          <w:color w:val="000000"/>
          <w:szCs w:val="21"/>
        </w:rPr>
        <w:t>10</w:t>
      </w:r>
      <w:r>
        <w:rPr>
          <w:rFonts w:ascii="Arial" w:eastAsia="楷体" w:hAnsi="Arial" w:cs="Arial"/>
          <w:color w:val="000000"/>
          <w:szCs w:val="21"/>
        </w:rPr>
        <w:t>号环球广场</w:t>
      </w:r>
      <w:r>
        <w:rPr>
          <w:rFonts w:ascii="Arial" w:eastAsia="楷体" w:hAnsi="Arial" w:cs="Arial"/>
          <w:color w:val="000000"/>
          <w:szCs w:val="21"/>
        </w:rPr>
        <w:t>A</w:t>
      </w:r>
      <w:r>
        <w:rPr>
          <w:rFonts w:ascii="Arial" w:eastAsia="楷体" w:hAnsi="Arial" w:cs="Arial"/>
          <w:color w:val="000000"/>
          <w:szCs w:val="21"/>
        </w:rPr>
        <w:t>座</w:t>
      </w:r>
    </w:p>
    <w:p w14:paraId="3F35971A" w14:textId="35331B67" w:rsidR="00FD45CC" w:rsidRDefault="00A21C4F">
      <w:pPr>
        <w:pStyle w:val="a0"/>
        <w:pBdr>
          <w:top w:val="none" w:sz="0" w:space="1" w:color="auto"/>
          <w:bottom w:val="none" w:sz="0" w:space="1" w:color="auto"/>
          <w:right w:val="none" w:sz="0" w:space="1" w:color="auto"/>
        </w:pBdr>
        <w:spacing w:line="360" w:lineRule="auto"/>
        <w:ind w:leftChars="200" w:left="420" w:firstLineChars="0" w:firstLine="0"/>
        <w:rPr>
          <w:rFonts w:ascii="Arial" w:eastAsia="楷体" w:hAnsi="Arial" w:cs="Arial"/>
          <w:color w:val="000000"/>
          <w:szCs w:val="21"/>
        </w:rPr>
      </w:pPr>
      <w:r>
        <w:rPr>
          <w:rFonts w:ascii="Arial" w:eastAsia="楷体" w:hAnsi="Arial" w:cs="Arial"/>
          <w:color w:val="000000"/>
          <w:szCs w:val="21"/>
        </w:rPr>
        <w:t>乙方收件人：</w:t>
      </w:r>
      <w:r>
        <w:rPr>
          <w:rFonts w:ascii="Arial" w:eastAsia="楷体" w:hAnsi="Arial" w:cs="Arial"/>
          <w:color w:val="000000"/>
          <w:szCs w:val="21"/>
        </w:rPr>
        <w:t xml:space="preserve">  </w:t>
      </w:r>
      <w:ins w:id="148" w:author="华中楠" w:date="2026-08-03T14:13:00Z">
        <w:r>
          <w:rPr>
            <w:rFonts w:ascii="Arial" w:eastAsia="楷体" w:hAnsi="Arial" w:cs="Arial" w:hint="eastAsia"/>
            <w:color w:val="000000"/>
            <w:szCs w:val="21"/>
          </w:rPr>
          <w:t>王关心</w:t>
        </w:r>
      </w:ins>
    </w:p>
    <w:p w14:paraId="23EC50A7" w14:textId="04AF1B1C" w:rsidR="00FD45CC" w:rsidRDefault="00A21C4F">
      <w:pPr>
        <w:pStyle w:val="2"/>
        <w:spacing w:before="156"/>
        <w:ind w:left="315" w:hanging="315"/>
        <w:rPr>
          <w:rFonts w:ascii="Arial" w:hAnsi="Arial" w:cs="Arial"/>
          <w:color w:val="000000"/>
        </w:rPr>
      </w:pPr>
      <w:ins w:id="149" w:author="华中楠" w:date="2026-08-03T14:13:00Z">
        <w:r>
          <w:rPr>
            <w:rFonts w:ascii="Arial" w:hAnsi="Arial" w:cs="Arial" w:hint="eastAsia"/>
            <w:color w:val="000000"/>
          </w:rPr>
          <w:t>9</w:t>
        </w:r>
      </w:ins>
      <w:del w:id="150" w:author="华中楠" w:date="2026-08-03T14:13:00Z">
        <w:r>
          <w:rPr>
            <w:rFonts w:ascii="Arial" w:hAnsi="Arial" w:cs="Arial"/>
            <w:color w:val="000000"/>
          </w:rPr>
          <w:delText>8</w:delText>
        </w:r>
      </w:del>
      <w:r>
        <w:rPr>
          <w:rFonts w:ascii="Arial" w:hAnsi="Arial" w:cs="Arial"/>
          <w:color w:val="000000"/>
        </w:rPr>
        <w:t>.10</w:t>
      </w:r>
      <w:r>
        <w:rPr>
          <w:rFonts w:ascii="Arial" w:hAnsi="Arial" w:cs="Arial"/>
          <w:color w:val="000000"/>
        </w:rPr>
        <w:t>本协议正本一式贰份，甲乙双方各执壹份，每份具有同等法律效力。</w:t>
      </w:r>
    </w:p>
    <w:p w14:paraId="2247CFF4" w14:textId="77777777" w:rsidR="00FD45CC" w:rsidRDefault="00FD45CC">
      <w:pPr>
        <w:rPr>
          <w:del w:id="151" w:author="华中楠" w:date="2026-08-03T14:13:00Z"/>
          <w:rFonts w:ascii="Arial" w:hAnsi="Arial" w:cs="Arial"/>
          <w:color w:val="000000"/>
        </w:rPr>
      </w:pPr>
    </w:p>
    <w:p w14:paraId="7844E4A4" w14:textId="77777777" w:rsidR="00FD45CC" w:rsidRDefault="00FD45CC">
      <w:pPr>
        <w:rPr>
          <w:del w:id="152" w:author="华中楠" w:date="2026-08-03T14:13:00Z"/>
          <w:rFonts w:ascii="Arial" w:hAnsi="Arial" w:cs="Arial"/>
          <w:color w:val="000000"/>
        </w:rPr>
      </w:pPr>
    </w:p>
    <w:p w14:paraId="5F2B02C7" w14:textId="77777777" w:rsidR="00FD45CC" w:rsidRDefault="00FD45CC">
      <w:pPr>
        <w:rPr>
          <w:del w:id="153" w:author="华中楠" w:date="2026-08-03T14:13:00Z"/>
          <w:rFonts w:ascii="Arial" w:hAnsi="Arial" w:cs="Arial"/>
          <w:color w:val="000000"/>
        </w:rPr>
      </w:pPr>
    </w:p>
    <w:p w14:paraId="54E77838" w14:textId="77777777" w:rsidR="00FD45CC" w:rsidRDefault="00FD45CC">
      <w:pPr>
        <w:rPr>
          <w:del w:id="154" w:author="华中楠" w:date="2026-08-03T14:13:00Z"/>
          <w:rFonts w:ascii="Arial" w:hAnsi="Arial" w:cs="Arial"/>
          <w:color w:val="000000"/>
        </w:rPr>
      </w:pPr>
    </w:p>
    <w:p w14:paraId="58FD72B0" w14:textId="77777777" w:rsidR="00FD45CC" w:rsidRDefault="00FD45CC">
      <w:pPr>
        <w:rPr>
          <w:del w:id="155" w:author="华中楠" w:date="2026-08-03T14:13:00Z"/>
          <w:color w:val="000000"/>
        </w:rPr>
      </w:pPr>
    </w:p>
    <w:p w14:paraId="796324B9" w14:textId="77777777" w:rsidR="00FD45CC" w:rsidRDefault="00FD45CC">
      <w:pPr>
        <w:rPr>
          <w:del w:id="156" w:author="华中楠" w:date="2026-08-03T14:13:00Z"/>
          <w:color w:val="000000"/>
        </w:rPr>
      </w:pPr>
    </w:p>
    <w:p w14:paraId="11277FA0" w14:textId="77777777" w:rsidR="00FD45CC" w:rsidRDefault="00FD45CC">
      <w:pPr>
        <w:rPr>
          <w:del w:id="157" w:author="华中楠" w:date="2026-08-03T14:13:00Z"/>
          <w:color w:val="000000"/>
        </w:rPr>
      </w:pPr>
    </w:p>
    <w:p w14:paraId="448CEC4B" w14:textId="77777777" w:rsidR="00FD45CC" w:rsidRDefault="00FD45CC">
      <w:pPr>
        <w:rPr>
          <w:color w:val="000000"/>
        </w:rPr>
      </w:pPr>
    </w:p>
    <w:p w14:paraId="24BB69B5" w14:textId="77777777" w:rsidR="00FD45CC" w:rsidRDefault="00FD45CC">
      <w:pPr>
        <w:rPr>
          <w:rFonts w:ascii="Arial" w:hAnsi="Arial" w:cs="Arial"/>
          <w:color w:val="000000"/>
        </w:rPr>
      </w:pPr>
    </w:p>
    <w:p w14:paraId="207BA3F3" w14:textId="77777777" w:rsidR="00FD45CC" w:rsidRDefault="00A21C4F">
      <w:pPr>
        <w:pBdr>
          <w:top w:val="none" w:sz="0" w:space="1" w:color="auto"/>
          <w:left w:val="none" w:sz="0" w:space="6" w:color="auto"/>
          <w:bottom w:val="none" w:sz="0" w:space="1" w:color="auto"/>
          <w:right w:val="none" w:sz="0" w:space="4" w:color="auto"/>
        </w:pBdr>
        <w:spacing w:line="360" w:lineRule="auto"/>
        <w:jc w:val="center"/>
        <w:rPr>
          <w:rFonts w:ascii="Arial" w:eastAsia="楷体" w:hAnsi="Arial" w:cs="Arial"/>
          <w:b/>
          <w:color w:val="000000"/>
          <w:szCs w:val="21"/>
        </w:rPr>
      </w:pPr>
      <w:r>
        <w:rPr>
          <w:rFonts w:ascii="Arial" w:eastAsia="楷体" w:hAnsi="Arial" w:cs="Arial"/>
          <w:b/>
          <w:color w:val="000000"/>
          <w:szCs w:val="21"/>
        </w:rPr>
        <w:t>（以下无正文，为《百融</w:t>
      </w:r>
      <w:r>
        <w:rPr>
          <w:rFonts w:ascii="Arial" w:eastAsia="楷体" w:hAnsi="Arial" w:cs="Arial"/>
          <w:b/>
          <w:color w:val="000000"/>
          <w:szCs w:val="21"/>
        </w:rPr>
        <w:t>AI</w:t>
      </w:r>
      <w:r>
        <w:rPr>
          <w:rFonts w:ascii="Arial" w:eastAsia="楷体" w:hAnsi="Arial" w:cs="Arial"/>
          <w:b/>
          <w:color w:val="000000"/>
          <w:szCs w:val="21"/>
        </w:rPr>
        <w:t>服务协议》之签章部分）</w:t>
      </w:r>
    </w:p>
    <w:p w14:paraId="4CAFA8BC" w14:textId="77777777" w:rsidR="008E1C87" w:rsidRDefault="008E1C87">
      <w:pPr>
        <w:spacing w:line="360" w:lineRule="auto"/>
        <w:ind w:firstLineChars="200" w:firstLine="422"/>
        <w:rPr>
          <w:ins w:id="158" w:author="华中楠" w:date="2026-08-03T14:13:00Z"/>
          <w:rFonts w:ascii="Arial" w:eastAsia="楷体" w:hAnsi="Arial" w:cs="Arial"/>
          <w:b/>
          <w:color w:val="000000"/>
          <w:szCs w:val="21"/>
        </w:rPr>
      </w:pPr>
    </w:p>
    <w:p w14:paraId="09E90A8B" w14:textId="77777777" w:rsidR="008E1C87" w:rsidRDefault="008E1C87">
      <w:pPr>
        <w:spacing w:line="360" w:lineRule="auto"/>
        <w:ind w:firstLineChars="200" w:firstLine="422"/>
        <w:rPr>
          <w:ins w:id="159" w:author="华中楠" w:date="2026-08-03T14:13:00Z"/>
          <w:rFonts w:ascii="Arial" w:eastAsia="楷体" w:hAnsi="Arial" w:cs="Arial"/>
          <w:b/>
          <w:color w:val="000000"/>
          <w:szCs w:val="21"/>
        </w:rPr>
        <w:sectPr w:rsidR="008E1C87">
          <w:headerReference w:type="default" r:id="rId17"/>
          <w:footerReference w:type="default" r:id="rId18"/>
          <w:pgSz w:w="11906" w:h="16838"/>
          <w:pgMar w:top="720" w:right="720" w:bottom="720" w:left="720" w:header="851" w:footer="992" w:gutter="0"/>
          <w:pgNumType w:start="1"/>
          <w:cols w:space="425"/>
          <w:docGrid w:type="lines" w:linePitch="312"/>
        </w:sectPr>
      </w:pPr>
    </w:p>
    <w:p w14:paraId="28E41C39" w14:textId="77777777" w:rsidR="00FD45CC" w:rsidRDefault="00A21C4F">
      <w:pPr>
        <w:spacing w:line="360" w:lineRule="auto"/>
        <w:ind w:firstLineChars="200" w:firstLine="422"/>
        <w:rPr>
          <w:rFonts w:ascii="Arial" w:eastAsia="楷体" w:hAnsi="Arial" w:cs="Arial"/>
          <w:b/>
          <w:color w:val="000000"/>
          <w:szCs w:val="21"/>
        </w:rPr>
      </w:pPr>
      <w:r>
        <w:rPr>
          <w:rFonts w:ascii="Arial" w:eastAsia="楷体" w:hAnsi="Arial" w:cs="Arial"/>
          <w:b/>
          <w:color w:val="000000"/>
          <w:szCs w:val="21"/>
        </w:rPr>
        <w:t>甲</w:t>
      </w:r>
      <w:r>
        <w:rPr>
          <w:rFonts w:ascii="Arial" w:eastAsia="楷体" w:hAnsi="Arial" w:cs="Arial"/>
          <w:b/>
          <w:color w:val="000000"/>
          <w:szCs w:val="21"/>
        </w:rPr>
        <w:t xml:space="preserve">    </w:t>
      </w:r>
      <w:r>
        <w:rPr>
          <w:rFonts w:ascii="Arial" w:eastAsia="楷体" w:hAnsi="Arial" w:cs="Arial"/>
          <w:b/>
          <w:color w:val="000000"/>
          <w:szCs w:val="21"/>
        </w:rPr>
        <w:t>方（盖章）：</w:t>
      </w:r>
    </w:p>
    <w:p w14:paraId="22C0B4C3" w14:textId="77777777" w:rsidR="00FD45CC" w:rsidRDefault="00FD45CC">
      <w:pPr>
        <w:spacing w:line="360" w:lineRule="auto"/>
        <w:ind w:firstLineChars="200" w:firstLine="422"/>
        <w:rPr>
          <w:rFonts w:ascii="Arial" w:eastAsia="楷体" w:hAnsi="Arial" w:cs="Arial"/>
          <w:b/>
          <w:color w:val="000000"/>
          <w:szCs w:val="21"/>
        </w:rPr>
      </w:pPr>
    </w:p>
    <w:p w14:paraId="69153BA8" w14:textId="77777777" w:rsidR="00FD45CC" w:rsidRDefault="00FD45CC">
      <w:pPr>
        <w:spacing w:line="360" w:lineRule="auto"/>
        <w:rPr>
          <w:rFonts w:ascii="Arial" w:hAnsi="Arial" w:cs="Arial"/>
          <w:b/>
          <w:color w:val="000000"/>
        </w:rPr>
      </w:pPr>
    </w:p>
    <w:p w14:paraId="71C80F12" w14:textId="77777777" w:rsidR="00FD45CC" w:rsidRDefault="00A21C4F">
      <w:pPr>
        <w:spacing w:line="360" w:lineRule="auto"/>
        <w:ind w:firstLineChars="196" w:firstLine="413"/>
        <w:rPr>
          <w:rFonts w:ascii="Arial" w:hAnsi="Arial"/>
          <w:b/>
          <w:color w:val="000000"/>
          <w:rPrChange w:id="176" w:author="华中楠" w:date="2026-08-03T14:13:00Z">
            <w:rPr>
              <w:rFonts w:ascii="Arial" w:eastAsia="楷体" w:hAnsi="Arial" w:cs="Arial"/>
              <w:b/>
              <w:color w:val="000000"/>
              <w:szCs w:val="21"/>
              <w:u w:val="single"/>
            </w:rPr>
          </w:rPrChange>
        </w:rPr>
      </w:pPr>
      <w:r>
        <w:rPr>
          <w:rFonts w:ascii="Arial" w:eastAsia="楷体" w:hAnsi="Arial" w:cs="Arial"/>
          <w:b/>
          <w:bCs/>
          <w:color w:val="000000"/>
          <w:szCs w:val="21"/>
        </w:rPr>
        <w:t>日</w:t>
      </w:r>
      <w:r>
        <w:rPr>
          <w:rFonts w:ascii="Arial" w:eastAsia="楷体" w:hAnsi="Arial" w:cs="Arial"/>
          <w:b/>
          <w:bCs/>
          <w:color w:val="000000"/>
          <w:szCs w:val="21"/>
        </w:rPr>
        <w:t xml:space="preserve">    </w:t>
      </w:r>
      <w:r>
        <w:rPr>
          <w:rFonts w:ascii="Arial" w:eastAsia="楷体" w:hAnsi="Arial" w:cs="Arial"/>
          <w:b/>
          <w:bCs/>
          <w:color w:val="000000"/>
          <w:szCs w:val="21"/>
        </w:rPr>
        <w:t>期：</w:t>
      </w:r>
      <w:r>
        <w:rPr>
          <w:rFonts w:ascii="Arial" w:eastAsia="楷体" w:hAnsi="Arial" w:cs="Arial"/>
          <w:b/>
          <w:color w:val="000000"/>
          <w:szCs w:val="21"/>
          <w:u w:val="single"/>
        </w:rPr>
        <w:t xml:space="preserve">     </w:t>
      </w:r>
      <w:r>
        <w:rPr>
          <w:rFonts w:ascii="Arial" w:eastAsia="楷体" w:hAnsi="Arial" w:cs="Arial"/>
          <w:b/>
          <w:bCs/>
          <w:color w:val="000000"/>
          <w:szCs w:val="21"/>
          <w:u w:val="single"/>
        </w:rPr>
        <w:t xml:space="preserve"> </w:t>
      </w:r>
      <w:r>
        <w:rPr>
          <w:rFonts w:ascii="Arial" w:eastAsia="楷体" w:hAnsi="Arial" w:cs="Arial"/>
          <w:b/>
          <w:bCs/>
          <w:color w:val="000000"/>
          <w:szCs w:val="21"/>
        </w:rPr>
        <w:t>年</w:t>
      </w:r>
      <w:r>
        <w:rPr>
          <w:rFonts w:ascii="Arial" w:eastAsia="楷体" w:hAnsi="Arial" w:cs="Arial"/>
          <w:b/>
          <w:bCs/>
          <w:color w:val="000000"/>
          <w:szCs w:val="21"/>
          <w:u w:val="single"/>
        </w:rPr>
        <w:t xml:space="preserve">     </w:t>
      </w:r>
      <w:r>
        <w:rPr>
          <w:rFonts w:ascii="Arial" w:eastAsia="楷体" w:hAnsi="Arial" w:cs="Arial"/>
          <w:b/>
          <w:bCs/>
          <w:color w:val="000000"/>
          <w:szCs w:val="21"/>
        </w:rPr>
        <w:t>月</w:t>
      </w:r>
      <w:r>
        <w:rPr>
          <w:rFonts w:ascii="Arial" w:eastAsia="楷体" w:hAnsi="Arial" w:cs="Arial"/>
          <w:b/>
          <w:bCs/>
          <w:color w:val="000000"/>
          <w:szCs w:val="21"/>
          <w:u w:val="single"/>
        </w:rPr>
        <w:t xml:space="preserve">     </w:t>
      </w:r>
      <w:r>
        <w:rPr>
          <w:rFonts w:ascii="Arial" w:eastAsia="楷体" w:hAnsi="Arial" w:cs="Arial"/>
          <w:b/>
          <w:bCs/>
          <w:color w:val="000000"/>
          <w:szCs w:val="21"/>
        </w:rPr>
        <w:t>日</w:t>
      </w:r>
    </w:p>
    <w:p w14:paraId="01535638" w14:textId="77777777" w:rsidR="00FD45CC" w:rsidRDefault="00FD45CC">
      <w:pPr>
        <w:spacing w:line="360" w:lineRule="auto"/>
        <w:rPr>
          <w:del w:id="177" w:author="华中楠" w:date="2026-08-03T14:13:00Z"/>
          <w:rFonts w:ascii="Arial" w:eastAsia="楷体" w:hAnsi="Arial" w:cs="Arial"/>
          <w:b/>
          <w:color w:val="000000"/>
          <w:szCs w:val="21"/>
        </w:rPr>
      </w:pPr>
    </w:p>
    <w:p w14:paraId="720C888C" w14:textId="77777777" w:rsidR="00FD45CC" w:rsidRDefault="00FD45CC">
      <w:pPr>
        <w:spacing w:line="360" w:lineRule="auto"/>
        <w:ind w:firstLineChars="200" w:firstLine="422"/>
        <w:rPr>
          <w:del w:id="178" w:author="华中楠" w:date="2026-08-03T14:13:00Z"/>
          <w:rFonts w:ascii="Arial" w:eastAsia="楷体" w:hAnsi="Arial" w:cs="Arial"/>
          <w:b/>
          <w:color w:val="000000"/>
          <w:szCs w:val="21"/>
        </w:rPr>
      </w:pPr>
    </w:p>
    <w:p w14:paraId="25005716" w14:textId="77777777" w:rsidR="00FD45CC" w:rsidRDefault="00FD45CC">
      <w:pPr>
        <w:spacing w:line="360" w:lineRule="auto"/>
        <w:ind w:firstLineChars="200" w:firstLine="422"/>
        <w:rPr>
          <w:del w:id="179" w:author="华中楠" w:date="2026-08-03T14:13:00Z"/>
          <w:rFonts w:ascii="Arial" w:eastAsia="楷体" w:hAnsi="Arial" w:cs="Arial"/>
          <w:b/>
          <w:color w:val="000000"/>
          <w:szCs w:val="21"/>
        </w:rPr>
      </w:pPr>
    </w:p>
    <w:p w14:paraId="4643B2F4" w14:textId="77777777" w:rsidR="00FD45CC" w:rsidRDefault="00A21C4F">
      <w:pPr>
        <w:spacing w:line="360" w:lineRule="auto"/>
        <w:ind w:firstLineChars="200" w:firstLine="422"/>
        <w:rPr>
          <w:rFonts w:ascii="Arial" w:eastAsia="楷体" w:hAnsi="Arial" w:cs="Arial"/>
          <w:b/>
          <w:color w:val="000000"/>
          <w:szCs w:val="21"/>
        </w:rPr>
      </w:pPr>
      <w:r>
        <w:rPr>
          <w:rFonts w:ascii="Arial" w:eastAsia="楷体" w:hAnsi="Arial" w:cs="Arial"/>
          <w:b/>
          <w:color w:val="000000"/>
          <w:szCs w:val="21"/>
        </w:rPr>
        <w:t>乙</w:t>
      </w:r>
      <w:r>
        <w:rPr>
          <w:rFonts w:ascii="Arial" w:eastAsia="楷体" w:hAnsi="Arial" w:cs="Arial"/>
          <w:b/>
          <w:color w:val="000000"/>
          <w:szCs w:val="21"/>
        </w:rPr>
        <w:t xml:space="preserve">    </w:t>
      </w:r>
      <w:r>
        <w:rPr>
          <w:rFonts w:ascii="Arial" w:eastAsia="楷体" w:hAnsi="Arial" w:cs="Arial"/>
          <w:b/>
          <w:color w:val="000000"/>
          <w:szCs w:val="21"/>
        </w:rPr>
        <w:t>方（盖章）：</w:t>
      </w:r>
    </w:p>
    <w:p w14:paraId="54A323F2" w14:textId="77777777" w:rsidR="00FD45CC" w:rsidRDefault="00FD45CC">
      <w:pPr>
        <w:spacing w:line="360" w:lineRule="auto"/>
        <w:ind w:firstLineChars="200" w:firstLine="422"/>
        <w:rPr>
          <w:rFonts w:ascii="Arial" w:eastAsia="楷体" w:hAnsi="Arial" w:cs="Arial"/>
          <w:b/>
          <w:color w:val="000000"/>
          <w:szCs w:val="21"/>
          <w:u w:val="single"/>
        </w:rPr>
      </w:pPr>
    </w:p>
    <w:p w14:paraId="02265EE0" w14:textId="77777777" w:rsidR="00FD45CC" w:rsidRDefault="00FD45CC">
      <w:pPr>
        <w:spacing w:line="360" w:lineRule="auto"/>
        <w:rPr>
          <w:rFonts w:ascii="Arial" w:eastAsia="楷体" w:hAnsi="Arial" w:cs="Arial"/>
          <w:b/>
          <w:bCs/>
          <w:color w:val="000000"/>
          <w:szCs w:val="21"/>
        </w:rPr>
      </w:pPr>
    </w:p>
    <w:p w14:paraId="28EE3254" w14:textId="77777777" w:rsidR="00FD45CC" w:rsidRDefault="00A21C4F">
      <w:pPr>
        <w:spacing w:line="360" w:lineRule="auto"/>
        <w:ind w:firstLineChars="196" w:firstLine="413"/>
        <w:rPr>
          <w:rFonts w:ascii="Arial" w:eastAsia="楷体" w:hAnsi="Arial" w:cs="Arial"/>
          <w:b/>
          <w:bCs/>
          <w:color w:val="000000"/>
          <w:szCs w:val="21"/>
        </w:rPr>
      </w:pPr>
      <w:r>
        <w:rPr>
          <w:rFonts w:ascii="Arial" w:eastAsia="楷体" w:hAnsi="Arial" w:cs="Arial"/>
          <w:b/>
          <w:bCs/>
          <w:color w:val="000000"/>
          <w:szCs w:val="21"/>
        </w:rPr>
        <w:t>日</w:t>
      </w:r>
      <w:r>
        <w:rPr>
          <w:rFonts w:ascii="Arial" w:eastAsia="楷体" w:hAnsi="Arial" w:cs="Arial"/>
          <w:b/>
          <w:bCs/>
          <w:color w:val="000000"/>
          <w:szCs w:val="21"/>
        </w:rPr>
        <w:t xml:space="preserve">    </w:t>
      </w:r>
      <w:r>
        <w:rPr>
          <w:rFonts w:ascii="Arial" w:eastAsia="楷体" w:hAnsi="Arial" w:cs="Arial"/>
          <w:b/>
          <w:bCs/>
          <w:color w:val="000000"/>
          <w:szCs w:val="21"/>
        </w:rPr>
        <w:t>期：</w:t>
      </w:r>
      <w:r>
        <w:rPr>
          <w:rFonts w:ascii="Arial" w:eastAsia="楷体" w:hAnsi="Arial" w:cs="Arial"/>
          <w:b/>
          <w:color w:val="000000"/>
          <w:szCs w:val="21"/>
          <w:u w:val="single"/>
        </w:rPr>
        <w:t xml:space="preserve">     </w:t>
      </w:r>
      <w:r>
        <w:rPr>
          <w:rFonts w:ascii="Arial" w:eastAsia="楷体" w:hAnsi="Arial" w:cs="Arial"/>
          <w:b/>
          <w:bCs/>
          <w:color w:val="000000"/>
          <w:szCs w:val="21"/>
          <w:u w:val="single"/>
        </w:rPr>
        <w:t xml:space="preserve"> </w:t>
      </w:r>
      <w:r>
        <w:rPr>
          <w:rFonts w:ascii="Arial" w:eastAsia="楷体" w:hAnsi="Arial" w:cs="Arial"/>
          <w:b/>
          <w:bCs/>
          <w:color w:val="000000"/>
          <w:szCs w:val="21"/>
        </w:rPr>
        <w:t>年</w:t>
      </w:r>
      <w:r>
        <w:rPr>
          <w:rFonts w:ascii="Arial" w:eastAsia="楷体" w:hAnsi="Arial" w:cs="Arial"/>
          <w:b/>
          <w:bCs/>
          <w:color w:val="000000"/>
          <w:szCs w:val="21"/>
          <w:u w:val="single"/>
        </w:rPr>
        <w:t xml:space="preserve">     </w:t>
      </w:r>
      <w:r>
        <w:rPr>
          <w:rFonts w:ascii="Arial" w:eastAsia="楷体" w:hAnsi="Arial" w:cs="Arial"/>
          <w:b/>
          <w:bCs/>
          <w:color w:val="000000"/>
          <w:szCs w:val="21"/>
        </w:rPr>
        <w:t>月</w:t>
      </w:r>
      <w:r>
        <w:rPr>
          <w:rFonts w:ascii="Arial" w:eastAsia="楷体" w:hAnsi="Arial" w:cs="Arial"/>
          <w:b/>
          <w:bCs/>
          <w:color w:val="000000"/>
          <w:szCs w:val="21"/>
          <w:u w:val="single"/>
        </w:rPr>
        <w:t xml:space="preserve">     </w:t>
      </w:r>
      <w:r>
        <w:rPr>
          <w:rFonts w:ascii="Arial" w:eastAsia="楷体" w:hAnsi="Arial" w:cs="Arial"/>
          <w:b/>
          <w:bCs/>
          <w:color w:val="000000"/>
          <w:szCs w:val="21"/>
        </w:rPr>
        <w:t>日</w:t>
      </w:r>
    </w:p>
    <w:p w14:paraId="42495D57" w14:textId="77777777" w:rsidR="008E1C87" w:rsidRDefault="008E1C87">
      <w:pPr>
        <w:rPr>
          <w:ins w:id="180" w:author="华中楠" w:date="2026-08-03T14:13:00Z"/>
          <w:rFonts w:ascii="Arial" w:eastAsia="楷体" w:hAnsi="Arial" w:cs="Arial"/>
          <w:b/>
          <w:bCs/>
          <w:color w:val="000000"/>
          <w:szCs w:val="21"/>
        </w:rPr>
        <w:sectPr w:rsidR="008E1C87">
          <w:type w:val="continuous"/>
          <w:pgSz w:w="11906" w:h="16838"/>
          <w:pgMar w:top="720" w:right="720" w:bottom="720" w:left="720" w:header="851" w:footer="992" w:gutter="0"/>
          <w:pgNumType w:start="1"/>
          <w:cols w:num="2" w:space="720" w:equalWidth="0">
            <w:col w:w="5020" w:space="425"/>
            <w:col w:w="5020"/>
          </w:cols>
          <w:docGrid w:type="lines" w:linePitch="312"/>
        </w:sectPr>
      </w:pPr>
    </w:p>
    <w:p w14:paraId="138E98F7" w14:textId="77777777" w:rsidR="008E1C87" w:rsidRDefault="00A21C4F">
      <w:pPr>
        <w:rPr>
          <w:ins w:id="181" w:author="华中楠" w:date="2026-08-03T14:13:00Z"/>
          <w:rFonts w:ascii="Arial" w:eastAsia="楷体" w:hAnsi="Arial" w:cs="Arial"/>
          <w:b/>
          <w:bCs/>
          <w:color w:val="000000"/>
          <w:szCs w:val="21"/>
        </w:rPr>
      </w:pPr>
      <w:ins w:id="182" w:author="华中楠" w:date="2026-08-03T14:13:00Z">
        <w:r>
          <w:rPr>
            <w:rFonts w:ascii="Arial" w:eastAsia="楷体" w:hAnsi="Arial" w:cs="Arial"/>
            <w:b/>
            <w:bCs/>
            <w:color w:val="000000"/>
            <w:szCs w:val="21"/>
          </w:rPr>
          <w:br w:type="page"/>
        </w:r>
      </w:ins>
    </w:p>
    <w:p w14:paraId="608F04B5" w14:textId="77777777" w:rsidR="008E1C87" w:rsidRDefault="00A21C4F">
      <w:pPr>
        <w:spacing w:line="360" w:lineRule="auto"/>
        <w:jc w:val="left"/>
        <w:rPr>
          <w:ins w:id="183" w:author="华中楠" w:date="2026-08-03T14:13:00Z"/>
          <w:rFonts w:ascii="楷体" w:eastAsia="楷体" w:hAnsi="楷体" w:cs="楷体"/>
          <w:b/>
          <w:color w:val="000000"/>
        </w:rPr>
      </w:pPr>
      <w:ins w:id="184" w:author="华中楠" w:date="2026-08-03T14:13:00Z">
        <w:r>
          <w:rPr>
            <w:rFonts w:ascii="楷体" w:eastAsia="楷体" w:hAnsi="楷体" w:cs="楷体" w:hint="eastAsia"/>
            <w:b/>
            <w:color w:val="000000"/>
            <w:szCs w:val="21"/>
          </w:rPr>
          <w:lastRenderedPageBreak/>
          <w:t>附件一：服务报价、结算及其说明</w:t>
        </w:r>
      </w:ins>
    </w:p>
    <w:p w14:paraId="69B490CF" w14:textId="77777777" w:rsidR="008E1C87" w:rsidRDefault="00A21C4F">
      <w:pPr>
        <w:numPr>
          <w:ilvl w:val="255"/>
          <w:numId w:val="0"/>
        </w:numPr>
        <w:spacing w:line="360" w:lineRule="auto"/>
        <w:rPr>
          <w:ins w:id="185" w:author="华中楠" w:date="2026-08-03T14:13:00Z"/>
          <w:rFonts w:ascii="Arial" w:eastAsia="楷体" w:hAnsi="Arial" w:cs="Arial"/>
          <w:b/>
          <w:bCs/>
          <w:color w:val="000000"/>
        </w:rPr>
      </w:pPr>
      <w:ins w:id="186" w:author="华中楠" w:date="2026-08-03T14:13:00Z">
        <w:r>
          <w:rPr>
            <w:rFonts w:ascii="Arial" w:eastAsia="楷体" w:hAnsi="Arial" w:cs="Arial" w:hint="eastAsia"/>
            <w:b/>
            <w:bCs/>
            <w:color w:val="000000"/>
          </w:rPr>
          <w:t>一、服务内容及报价</w:t>
        </w:r>
      </w:ins>
    </w:p>
    <w:p w14:paraId="4F24351B" w14:textId="77777777" w:rsidR="008E1C87" w:rsidRDefault="00A21C4F">
      <w:pPr>
        <w:numPr>
          <w:ilvl w:val="255"/>
          <w:numId w:val="0"/>
        </w:numPr>
        <w:spacing w:line="360" w:lineRule="auto"/>
        <w:rPr>
          <w:ins w:id="187" w:author="华中楠" w:date="2026-08-03T14:13:00Z"/>
          <w:rFonts w:ascii="Arial" w:eastAsia="楷体" w:hAnsi="Arial" w:cs="Arial"/>
          <w:color w:val="000000"/>
        </w:rPr>
      </w:pPr>
      <w:ins w:id="188" w:author="华中楠" w:date="2026-08-03T14:13:00Z">
        <w:r>
          <w:rPr>
            <w:rFonts w:ascii="Arial" w:eastAsia="楷体" w:hAnsi="Arial" w:cs="Arial" w:hint="eastAsia"/>
            <w:color w:val="000000"/>
          </w:rPr>
          <w:t>1.1</w:t>
        </w:r>
        <w:r>
          <w:rPr>
            <w:rFonts w:ascii="Arial" w:eastAsia="楷体" w:hAnsi="Arial" w:cs="Arial" w:hint="eastAsia"/>
            <w:color w:val="000000"/>
          </w:rPr>
          <w:t>乙方提供的服务包括：</w:t>
        </w:r>
      </w:ins>
    </w:p>
    <w:p w14:paraId="3B1639D4" w14:textId="77777777" w:rsidR="008E1C87" w:rsidRDefault="00A21C4F">
      <w:pPr>
        <w:numPr>
          <w:ilvl w:val="0"/>
          <w:numId w:val="6"/>
        </w:numPr>
        <w:spacing w:line="360" w:lineRule="auto"/>
        <w:rPr>
          <w:ins w:id="189" w:author="华中楠" w:date="2026-08-03T14:13:00Z"/>
          <w:rFonts w:ascii="Arial" w:eastAsia="楷体" w:hAnsi="Arial" w:cs="Arial"/>
          <w:color w:val="000000"/>
        </w:rPr>
      </w:pPr>
      <w:proofErr w:type="spellStart"/>
      <w:ins w:id="190" w:author="华中楠" w:date="2026-08-03T14:13:00Z">
        <w:r>
          <w:rPr>
            <w:rFonts w:ascii="Arial" w:eastAsia="楷体" w:hAnsi="Arial" w:cs="Arial" w:hint="eastAsia"/>
            <w:color w:val="000000"/>
          </w:rPr>
          <w:t>VoiceAgent</w:t>
        </w:r>
        <w:proofErr w:type="spellEnd"/>
        <w:r>
          <w:rPr>
            <w:rFonts w:ascii="Arial" w:eastAsia="楷体" w:hAnsi="Arial" w:cs="Arial" w:hint="eastAsia"/>
            <w:color w:val="000000"/>
          </w:rPr>
          <w:t>服务：</w:t>
        </w:r>
        <w:r>
          <w:rPr>
            <w:rFonts w:ascii="Arial" w:eastAsia="楷体" w:hAnsi="Arial" w:cs="Arial"/>
            <w:color w:val="000000"/>
          </w:rPr>
          <w:t>乙方基于</w:t>
        </w:r>
        <w:r>
          <w:rPr>
            <w:rFonts w:ascii="Arial" w:eastAsia="楷体" w:hAnsi="Arial" w:cs="Arial"/>
            <w:color w:val="000000"/>
          </w:rPr>
          <w:t>甲方</w:t>
        </w:r>
        <w:r>
          <w:rPr>
            <w:rFonts w:ascii="Arial" w:eastAsia="楷体" w:hAnsi="Arial" w:cs="Arial"/>
            <w:color w:val="000000"/>
          </w:rPr>
          <w:t>具体</w:t>
        </w:r>
        <w:r>
          <w:rPr>
            <w:rFonts w:ascii="Arial" w:eastAsia="楷体" w:hAnsi="Arial" w:cs="Arial" w:hint="eastAsia"/>
            <w:color w:val="000000"/>
          </w:rPr>
          <w:t>业务应用</w:t>
        </w:r>
        <w:r>
          <w:rPr>
            <w:rFonts w:ascii="Arial" w:eastAsia="楷体" w:hAnsi="Arial" w:cs="Arial"/>
            <w:color w:val="000000"/>
          </w:rPr>
          <w:t>场景及</w:t>
        </w:r>
        <w:r>
          <w:rPr>
            <w:rFonts w:ascii="Arial" w:eastAsia="楷体" w:hAnsi="Arial" w:cs="Arial"/>
            <w:color w:val="000000"/>
          </w:rPr>
          <w:t>其</w:t>
        </w:r>
        <w:r>
          <w:rPr>
            <w:rFonts w:ascii="Arial" w:eastAsia="楷体" w:hAnsi="Arial" w:cs="Arial"/>
            <w:color w:val="000000"/>
          </w:rPr>
          <w:t>需求</w:t>
        </w:r>
        <w:r>
          <w:rPr>
            <w:rFonts w:ascii="Arial" w:eastAsia="楷体" w:hAnsi="Arial" w:cs="Arial" w:hint="eastAsia"/>
            <w:color w:val="000000"/>
          </w:rPr>
          <w:t>，</w:t>
        </w:r>
        <w:r>
          <w:rPr>
            <w:rFonts w:ascii="Arial" w:eastAsia="楷体" w:hAnsi="Arial" w:cs="Arial"/>
            <w:color w:val="000000"/>
          </w:rPr>
          <w:t>依托</w:t>
        </w:r>
        <w:r>
          <w:rPr>
            <w:rFonts w:ascii="Arial" w:eastAsia="楷体" w:hAnsi="Arial" w:cs="Arial"/>
            <w:color w:val="000000"/>
          </w:rPr>
          <w:t>乙方自主研发</w:t>
        </w:r>
        <w:r>
          <w:rPr>
            <w:rFonts w:ascii="Arial" w:eastAsia="楷体" w:hAnsi="Arial" w:cs="Arial"/>
            <w:color w:val="000000"/>
          </w:rPr>
          <w:t>百工</w:t>
        </w:r>
        <w:r>
          <w:rPr>
            <w:rFonts w:ascii="Arial" w:eastAsia="楷体" w:hAnsi="Arial" w:cs="Arial"/>
            <w:color w:val="000000"/>
          </w:rPr>
          <w:t>平台，</w:t>
        </w:r>
        <w:r>
          <w:rPr>
            <w:rFonts w:ascii="Arial" w:eastAsia="楷体" w:hAnsi="Arial" w:cs="Arial"/>
            <w:color w:val="000000"/>
          </w:rPr>
          <w:t>综合运用</w:t>
        </w:r>
        <w:r>
          <w:rPr>
            <w:rFonts w:ascii="Arial" w:eastAsia="楷体" w:hAnsi="Arial" w:cs="Arial"/>
            <w:color w:val="000000"/>
          </w:rPr>
          <w:t>语音识别、</w:t>
        </w:r>
        <w:r>
          <w:rPr>
            <w:rFonts w:ascii="Arial" w:eastAsia="楷体" w:hAnsi="Arial" w:cs="Arial"/>
            <w:color w:val="000000"/>
          </w:rPr>
          <w:t>语义理解、</w:t>
        </w:r>
        <w:r>
          <w:rPr>
            <w:rFonts w:ascii="Arial" w:eastAsia="楷体" w:hAnsi="Arial" w:cs="Arial"/>
            <w:color w:val="000000"/>
          </w:rPr>
          <w:t>自然语言处理等</w:t>
        </w:r>
        <w:r>
          <w:rPr>
            <w:rFonts w:ascii="Arial" w:eastAsia="楷体" w:hAnsi="Arial" w:cs="Arial"/>
            <w:color w:val="000000"/>
          </w:rPr>
          <w:t>人工智能技术</w:t>
        </w:r>
        <w:r>
          <w:rPr>
            <w:rFonts w:ascii="Arial" w:eastAsia="楷体" w:hAnsi="Arial" w:cs="Arial"/>
            <w:color w:val="000000"/>
          </w:rPr>
          <w:t>，</w:t>
        </w:r>
        <w:r>
          <w:rPr>
            <w:rFonts w:ascii="Arial" w:eastAsia="楷体" w:hAnsi="Arial" w:cs="Arial"/>
            <w:color w:val="000000"/>
          </w:rPr>
          <w:t>并结合通信技术能力，向甲方提供具有语音交互能力的</w:t>
        </w:r>
        <w:r>
          <w:rPr>
            <w:rFonts w:ascii="Arial" w:eastAsia="楷体" w:hAnsi="Arial" w:cs="Arial" w:hint="eastAsia"/>
            <w:color w:val="000000"/>
          </w:rPr>
          <w:t>硅基员工</w:t>
        </w:r>
        <w:r>
          <w:rPr>
            <w:rFonts w:ascii="Arial" w:eastAsia="楷体" w:hAnsi="Arial" w:cs="Arial"/>
            <w:color w:val="000000"/>
          </w:rPr>
          <w:t>服务</w:t>
        </w:r>
        <w:r>
          <w:rPr>
            <w:rFonts w:ascii="Arial" w:eastAsia="楷体" w:hAnsi="Arial" w:cs="Arial" w:hint="eastAsia"/>
            <w:color w:val="000000"/>
          </w:rPr>
          <w:t>。</w:t>
        </w:r>
      </w:ins>
    </w:p>
    <w:p w14:paraId="5EB55EDE" w14:textId="77777777" w:rsidR="008E1C87" w:rsidRDefault="008E1C87">
      <w:pPr>
        <w:rPr>
          <w:ins w:id="191" w:author="华中楠" w:date="2026-08-03T14:13:00Z"/>
          <w:rFonts w:ascii="Arial" w:eastAsia="楷体" w:hAnsi="Arial" w:cs="Arial"/>
          <w:color w:val="000000"/>
          <w:szCs w:val="21"/>
          <w:highlight w:val="yellow"/>
        </w:rPr>
      </w:pPr>
    </w:p>
    <w:p w14:paraId="6F055738" w14:textId="77777777" w:rsidR="008E1C87" w:rsidRDefault="008E1C87">
      <w:pPr>
        <w:rPr>
          <w:ins w:id="192" w:author="华中楠" w:date="2026-08-03T14:13:00Z"/>
          <w:rFonts w:ascii="Arial" w:eastAsia="楷体" w:hAnsi="Arial" w:cs="Arial"/>
          <w:color w:val="000000"/>
          <w:szCs w:val="21"/>
          <w:highlight w:val="yellow"/>
        </w:rPr>
      </w:pPr>
    </w:p>
    <w:p w14:paraId="3AEFE0C0" w14:textId="77777777" w:rsidR="008E1C87" w:rsidRDefault="00A21C4F">
      <w:pPr>
        <w:rPr>
          <w:ins w:id="193" w:author="华中楠" w:date="2026-08-03T14:13:00Z"/>
          <w:rFonts w:ascii="Arial" w:eastAsia="楷体" w:hAnsi="Arial" w:cs="Arial"/>
          <w:color w:val="000000"/>
          <w:szCs w:val="21"/>
          <w:highlight w:val="yellow"/>
        </w:rPr>
      </w:pPr>
      <w:ins w:id="194" w:author="华中楠" w:date="2026-08-03T14:13:00Z">
        <w:r>
          <w:rPr>
            <w:rFonts w:ascii="Arial" w:eastAsia="楷体" w:hAnsi="Arial" w:cs="Arial"/>
            <w:color w:val="000000"/>
            <w:szCs w:val="21"/>
            <w:highlight w:val="yellow"/>
          </w:rPr>
          <w:br w:type="page"/>
        </w:r>
      </w:ins>
    </w:p>
    <w:p w14:paraId="1F8E04B0" w14:textId="77777777" w:rsidR="008E1C87" w:rsidRDefault="008E1C87">
      <w:pPr>
        <w:spacing w:line="360" w:lineRule="auto"/>
        <w:rPr>
          <w:ins w:id="195" w:author="华中楠" w:date="2026-08-03T14:13:00Z"/>
          <w:rFonts w:ascii="Arial" w:eastAsia="楷体" w:hAnsi="Arial" w:cs="Arial"/>
          <w:color w:val="000000"/>
          <w:szCs w:val="21"/>
          <w:highlight w:val="yellow"/>
        </w:rPr>
      </w:pPr>
    </w:p>
    <w:p w14:paraId="26568CBC" w14:textId="77777777" w:rsidR="008E1C87" w:rsidRDefault="00A21C4F">
      <w:pPr>
        <w:spacing w:line="360" w:lineRule="auto"/>
        <w:rPr>
          <w:ins w:id="196" w:author="华中楠" w:date="2026-08-03T14:13:00Z"/>
          <w:rFonts w:ascii="Arial" w:eastAsia="楷体" w:hAnsi="Arial" w:cs="Arial"/>
          <w:color w:val="000000"/>
          <w:szCs w:val="21"/>
        </w:rPr>
      </w:pPr>
      <w:ins w:id="197" w:author="华中楠" w:date="2026-08-03T14:13:00Z">
        <w:r>
          <w:rPr>
            <w:rFonts w:ascii="Arial" w:eastAsia="楷体" w:hAnsi="Arial" w:cs="Arial" w:hint="eastAsia"/>
            <w:color w:val="000000"/>
            <w:szCs w:val="21"/>
          </w:rPr>
          <w:t>1.2</w:t>
        </w:r>
        <w:r>
          <w:rPr>
            <w:rFonts w:ascii="楷体" w:eastAsia="楷体" w:hAnsi="楷体" w:cs="楷体" w:hint="eastAsia"/>
            <w:color w:val="000000"/>
          </w:rPr>
          <w:t>服务获取方式：甲方同意以</w:t>
        </w:r>
        <w:r>
          <w:rPr>
            <w:rFonts w:ascii="楷体" w:eastAsia="楷体" w:hAnsi="楷体" w:cs="楷体" w:hint="eastAsia"/>
            <w:b/>
            <w:bCs/>
            <w:color w:val="000000"/>
          </w:rPr>
          <w:t xml:space="preserve"> </w:t>
        </w:r>
        <w:r>
          <w:rPr>
            <w:rFonts w:ascii="楷体" w:eastAsia="楷体" w:hAnsi="楷体" w:cs="楷体" w:hint="eastAsia"/>
            <w:b/>
            <w:bCs/>
            <w:color w:val="000000"/>
          </w:rPr>
          <w:t>□</w:t>
        </w:r>
        <w:r>
          <w:rPr>
            <w:rFonts w:ascii="Arial" w:eastAsia="楷体" w:hAnsi="Arial" w:cs="Arial"/>
            <w:b/>
            <w:bCs/>
            <w:color w:val="000000"/>
          </w:rPr>
          <w:t xml:space="preserve"> SaaS</w:t>
        </w:r>
        <w:r>
          <w:rPr>
            <w:rFonts w:ascii="楷体" w:eastAsia="楷体" w:hAnsi="楷体" w:cs="楷体" w:hint="eastAsia"/>
            <w:b/>
            <w:bCs/>
            <w:color w:val="000000"/>
          </w:rPr>
          <w:t>平台；□</w:t>
        </w:r>
        <w:r>
          <w:rPr>
            <w:rFonts w:ascii="楷体" w:eastAsia="楷体" w:hAnsi="楷体" w:cs="楷体" w:hint="eastAsia"/>
            <w:b/>
            <w:bCs/>
            <w:color w:val="000000"/>
          </w:rPr>
          <w:t xml:space="preserve"> </w:t>
        </w:r>
        <w:r>
          <w:rPr>
            <w:rFonts w:ascii="Arial" w:eastAsia="楷体" w:hAnsi="Arial" w:cs="Arial"/>
            <w:b/>
            <w:bCs/>
            <w:color w:val="000000"/>
          </w:rPr>
          <w:t>API</w:t>
        </w:r>
        <w:r>
          <w:rPr>
            <w:rFonts w:ascii="楷体" w:eastAsia="楷体" w:hAnsi="楷体" w:cs="楷体" w:hint="eastAsia"/>
            <w:b/>
            <w:bCs/>
            <w:color w:val="000000"/>
          </w:rPr>
          <w:t>接口调用方式；</w:t>
        </w:r>
        <w:r>
          <w:rPr>
            <w:rFonts w:ascii="楷体" w:eastAsia="楷体" w:hAnsi="楷体" w:cs="楷体" w:hint="eastAsia"/>
            <w:b/>
            <w:bCs/>
            <w:color w:val="000000"/>
          </w:rPr>
          <w:t>☑</w:t>
        </w:r>
        <w:r>
          <w:rPr>
            <w:rFonts w:ascii="楷体" w:eastAsia="楷体" w:hAnsi="楷体" w:cs="楷体" w:hint="eastAsia"/>
            <w:b/>
            <w:bCs/>
            <w:color w:val="000000"/>
          </w:rPr>
          <w:t>混合</w:t>
        </w:r>
        <w:proofErr w:type="gramStart"/>
        <w:r>
          <w:rPr>
            <w:rFonts w:ascii="楷体" w:eastAsia="楷体" w:hAnsi="楷体" w:cs="楷体" w:hint="eastAsia"/>
            <w:b/>
            <w:bCs/>
            <w:color w:val="000000"/>
          </w:rPr>
          <w:t>云部署</w:t>
        </w:r>
        <w:proofErr w:type="gramEnd"/>
        <w:r>
          <w:rPr>
            <w:rFonts w:ascii="楷体" w:eastAsia="楷体" w:hAnsi="楷体" w:cs="楷体" w:hint="eastAsia"/>
            <w:color w:val="000000"/>
          </w:rPr>
          <w:t>获取本协议项下服务。</w:t>
        </w:r>
      </w:ins>
    </w:p>
    <w:p w14:paraId="6161D5FF" w14:textId="77777777" w:rsidR="008E1C87" w:rsidRDefault="00A21C4F">
      <w:pPr>
        <w:numPr>
          <w:ilvl w:val="255"/>
          <w:numId w:val="0"/>
        </w:numPr>
        <w:spacing w:line="360" w:lineRule="auto"/>
        <w:rPr>
          <w:ins w:id="198" w:author="华中楠" w:date="2026-08-03T14:13:00Z"/>
          <w:rFonts w:ascii="Arial" w:eastAsia="楷体" w:hAnsi="Arial" w:cs="Arial"/>
          <w:color w:val="000000"/>
          <w:szCs w:val="21"/>
        </w:rPr>
      </w:pPr>
      <w:ins w:id="199" w:author="华中楠" w:date="2026-08-03T14:13:00Z">
        <w:r>
          <w:rPr>
            <w:rFonts w:ascii="Arial" w:eastAsia="楷体" w:hAnsi="Arial" w:cs="Arial"/>
            <w:color w:val="000000"/>
            <w:szCs w:val="21"/>
          </w:rPr>
          <w:t>1.</w:t>
        </w:r>
        <w:r>
          <w:rPr>
            <w:rFonts w:ascii="Arial" w:eastAsia="楷体" w:hAnsi="Arial" w:cs="Arial" w:hint="eastAsia"/>
            <w:color w:val="000000"/>
            <w:szCs w:val="21"/>
          </w:rPr>
          <w:t>3</w:t>
        </w:r>
        <w:r>
          <w:rPr>
            <w:rFonts w:ascii="Arial" w:eastAsia="楷体" w:hAnsi="Arial" w:cs="Arial" w:hint="eastAsia"/>
            <w:color w:val="000000"/>
            <w:szCs w:val="21"/>
          </w:rPr>
          <w:t>甲方为【</w:t>
        </w:r>
        <w:r>
          <w:rPr>
            <w:rFonts w:ascii="Arial" w:eastAsia="楷体" w:hAnsi="Arial" w:cs="Arial" w:hint="eastAsia"/>
            <w:color w:val="000000"/>
            <w:szCs w:val="21"/>
          </w:rPr>
          <w:t xml:space="preserve"> </w:t>
        </w:r>
        <w:r>
          <w:rPr>
            <w:rFonts w:ascii="Arial" w:eastAsia="楷体" w:hAnsi="Arial" w:cs="Arial" w:hint="eastAsia"/>
            <w:color w:val="000000"/>
            <w:szCs w:val="21"/>
          </w:rPr>
          <w:t>证券</w:t>
        </w:r>
        <w:r>
          <w:rPr>
            <w:rFonts w:ascii="Arial" w:eastAsia="楷体" w:hAnsi="Arial" w:cs="Arial" w:hint="eastAsia"/>
            <w:color w:val="000000"/>
            <w:szCs w:val="21"/>
          </w:rPr>
          <w:t xml:space="preserve"> </w:t>
        </w:r>
        <w:r>
          <w:rPr>
            <w:rFonts w:ascii="Arial" w:eastAsia="楷体" w:hAnsi="Arial" w:cs="Arial" w:hint="eastAsia"/>
            <w:color w:val="000000"/>
            <w:szCs w:val="21"/>
          </w:rPr>
          <w:t>】行业，</w:t>
        </w:r>
        <w:r>
          <w:rPr>
            <w:rFonts w:ascii="Arial" w:eastAsia="楷体" w:hAnsi="Arial" w:cs="Arial"/>
            <w:color w:val="000000"/>
            <w:szCs w:val="21"/>
          </w:rPr>
          <w:t>乙方向甲方提供的服务</w:t>
        </w:r>
        <w:r>
          <w:rPr>
            <w:rFonts w:ascii="Arial" w:eastAsia="楷体" w:hAnsi="Arial" w:cs="Arial" w:hint="eastAsia"/>
            <w:color w:val="000000"/>
            <w:szCs w:val="21"/>
          </w:rPr>
          <w:t>仅限甲方在【</w:t>
        </w:r>
        <w:r>
          <w:rPr>
            <w:rFonts w:ascii="Arial" w:eastAsia="楷体" w:hAnsi="Arial" w:cs="Arial" w:hint="eastAsia"/>
            <w:color w:val="000000"/>
            <w:szCs w:val="21"/>
          </w:rPr>
          <w:t xml:space="preserve"> </w:t>
        </w:r>
        <w:r>
          <w:rPr>
            <w:rFonts w:ascii="Arial" w:eastAsia="楷体" w:hAnsi="Arial" w:cs="Arial" w:hint="eastAsia"/>
            <w:color w:val="000000"/>
            <w:szCs w:val="21"/>
          </w:rPr>
          <w:t>场景营销或拓客】场景中自行使</w:t>
        </w:r>
        <w:r>
          <w:rPr>
            <w:rFonts w:ascii="Arial" w:eastAsia="楷体" w:hAnsi="Arial" w:cs="Arial"/>
            <w:color w:val="000000"/>
            <w:szCs w:val="21"/>
          </w:rPr>
          <w:t>用，</w:t>
        </w:r>
        <w:r>
          <w:rPr>
            <w:rFonts w:ascii="Arial" w:eastAsia="楷体" w:hAnsi="Arial" w:cs="Arial" w:hint="eastAsia"/>
            <w:color w:val="000000"/>
            <w:szCs w:val="21"/>
          </w:rPr>
          <w:t>且仅用作甲方内部参考，</w:t>
        </w:r>
        <w:r>
          <w:rPr>
            <w:rFonts w:ascii="Arial" w:eastAsia="楷体" w:hAnsi="Arial" w:cs="Arial"/>
            <w:color w:val="000000"/>
            <w:szCs w:val="21"/>
          </w:rPr>
          <w:t>不得用于除此以外的其他场景。</w:t>
        </w:r>
      </w:ins>
    </w:p>
    <w:p w14:paraId="015B7F57" w14:textId="77777777" w:rsidR="008E1C87" w:rsidRDefault="00A21C4F">
      <w:pPr>
        <w:numPr>
          <w:ilvl w:val="255"/>
          <w:numId w:val="0"/>
        </w:numPr>
        <w:spacing w:line="360" w:lineRule="auto"/>
        <w:rPr>
          <w:ins w:id="200" w:author="华中楠" w:date="2026-08-03T14:13:00Z"/>
          <w:rFonts w:ascii="Arial" w:eastAsia="楷体" w:hAnsi="Arial" w:cs="Arial"/>
          <w:color w:val="000000"/>
          <w:szCs w:val="21"/>
        </w:rPr>
      </w:pPr>
      <w:ins w:id="201" w:author="华中楠" w:date="2026-08-03T14:13:00Z">
        <w:r>
          <w:rPr>
            <w:rFonts w:ascii="Arial" w:eastAsia="楷体" w:hAnsi="Arial" w:cs="Arial" w:hint="eastAsia"/>
            <w:color w:val="000000"/>
            <w:szCs w:val="21"/>
          </w:rPr>
          <w:t>1.4</w:t>
        </w:r>
        <w:r>
          <w:rPr>
            <w:rFonts w:ascii="Arial" w:eastAsia="楷体" w:hAnsi="Arial" w:cs="Arial" w:hint="eastAsia"/>
            <w:color w:val="000000"/>
            <w:szCs w:val="21"/>
          </w:rPr>
          <w:t>服务开通：若甲方通过【</w:t>
        </w:r>
        <w:r>
          <w:rPr>
            <w:rFonts w:ascii="Arial" w:eastAsia="楷体" w:hAnsi="Arial" w:cs="Arial" w:hint="eastAsia"/>
            <w:color w:val="000000"/>
            <w:szCs w:val="21"/>
          </w:rPr>
          <w:t>SaaS</w:t>
        </w:r>
        <w:r>
          <w:rPr>
            <w:rFonts w:ascii="Arial" w:eastAsia="楷体" w:hAnsi="Arial" w:cs="Arial" w:hint="eastAsia"/>
            <w:color w:val="000000"/>
            <w:szCs w:val="21"/>
          </w:rPr>
          <w:t>平台方式】获取服务，本协议正式生效后，乙方为甲方提供正式登录账号及初始密码之日为服务开通之日；若甲方通过【</w:t>
        </w:r>
        <w:r>
          <w:rPr>
            <w:rFonts w:ascii="Arial" w:eastAsia="楷体" w:hAnsi="Arial" w:cs="Arial" w:hint="eastAsia"/>
            <w:color w:val="000000"/>
            <w:szCs w:val="21"/>
          </w:rPr>
          <w:t>API</w:t>
        </w:r>
        <w:r>
          <w:rPr>
            <w:rFonts w:ascii="Arial" w:eastAsia="楷体" w:hAnsi="Arial" w:cs="Arial" w:hint="eastAsia"/>
            <w:color w:val="000000"/>
            <w:szCs w:val="21"/>
          </w:rPr>
          <w:t>接口调用方式】获取服务，则甲乙双方完成</w:t>
        </w:r>
        <w:r>
          <w:rPr>
            <w:rFonts w:ascii="Arial" w:eastAsia="楷体" w:hAnsi="Arial" w:cs="Arial" w:hint="eastAsia"/>
            <w:color w:val="000000"/>
            <w:szCs w:val="21"/>
          </w:rPr>
          <w:t>API</w:t>
        </w:r>
        <w:r>
          <w:rPr>
            <w:rFonts w:ascii="Arial" w:eastAsia="楷体" w:hAnsi="Arial" w:cs="Arial" w:hint="eastAsia"/>
            <w:color w:val="000000"/>
            <w:szCs w:val="21"/>
          </w:rPr>
          <w:t>接口对接并测试好操作流程后，乙方向甲方发送服务开通的电子邮件，告知甲方本项目的联系人及服务开通日。若甲方通过【混合云部署】方式获取服务，则乙方部署完成并邮件通知甲方之日为服务的开通日。如果在乙方发出邮件三个工作日内，乙方人</w:t>
        </w:r>
        <w:r>
          <w:rPr>
            <w:rFonts w:ascii="Arial" w:eastAsia="楷体" w:hAnsi="Arial" w:cs="Arial" w:hint="eastAsia"/>
            <w:color w:val="000000"/>
            <w:szCs w:val="21"/>
          </w:rPr>
          <w:t>员没有收到甲方表示异议的电子邮件回复，则表示甲方认可乙方服务开通之日。</w:t>
        </w:r>
      </w:ins>
    </w:p>
    <w:p w14:paraId="2E30EF11" w14:textId="77777777" w:rsidR="008E1C87" w:rsidRDefault="00A21C4F">
      <w:pPr>
        <w:numPr>
          <w:ilvl w:val="255"/>
          <w:numId w:val="0"/>
        </w:numPr>
        <w:spacing w:line="420" w:lineRule="exact"/>
        <w:rPr>
          <w:ins w:id="202" w:author="华中楠" w:date="2026-08-03T14:13:00Z"/>
          <w:rFonts w:ascii="Arial" w:eastAsia="楷体" w:hAnsi="Arial" w:cs="Arial"/>
          <w:color w:val="000000"/>
          <w:szCs w:val="21"/>
        </w:rPr>
      </w:pPr>
      <w:ins w:id="203" w:author="华中楠" w:date="2026-08-03T14:13:00Z">
        <w:r>
          <w:rPr>
            <w:rFonts w:ascii="Arial" w:eastAsia="楷体" w:hAnsi="Arial" w:cs="Arial" w:hint="eastAsia"/>
            <w:color w:val="000000"/>
            <w:szCs w:val="21"/>
          </w:rPr>
          <w:t>1.5</w:t>
        </w:r>
        <w:r>
          <w:rPr>
            <w:rFonts w:ascii="Arial" w:eastAsia="楷体" w:hAnsi="Arial" w:cs="Arial" w:hint="eastAsia"/>
            <w:color w:val="000000"/>
            <w:szCs w:val="21"/>
          </w:rPr>
          <w:t>服务终止：本协议约定的服务期满终止。在协议终止前五个工作日，乙方向甲方发出征询邮件，就协议延续及修订事宜进行磋商，如双方均同意协议延续或修订，双方应尽快签署续订协议。在续订协议签署之前或协议到期后双方未续订协议的，如甲方继续使用乙方产品服务的，视为本协议延期，双方应继续按照本协议约定的内容履行义务，进行费用结算。</w:t>
        </w:r>
      </w:ins>
    </w:p>
    <w:p w14:paraId="26503D70" w14:textId="77777777" w:rsidR="008E1C87" w:rsidRDefault="00A21C4F">
      <w:pPr>
        <w:numPr>
          <w:ilvl w:val="255"/>
          <w:numId w:val="0"/>
        </w:numPr>
        <w:spacing w:line="420" w:lineRule="exact"/>
        <w:rPr>
          <w:ins w:id="204" w:author="华中楠" w:date="2026-08-03T14:13:00Z"/>
          <w:rFonts w:ascii="Arial" w:eastAsia="楷体" w:hAnsi="Arial" w:cs="Arial"/>
          <w:color w:val="000000"/>
          <w:szCs w:val="21"/>
        </w:rPr>
      </w:pPr>
      <w:ins w:id="205" w:author="华中楠" w:date="2026-08-03T14:13:00Z">
        <w:r>
          <w:rPr>
            <w:rFonts w:ascii="Arial" w:eastAsia="楷体" w:hAnsi="Arial" w:cs="Arial" w:hint="eastAsia"/>
            <w:color w:val="000000"/>
            <w:szCs w:val="21"/>
          </w:rPr>
          <w:t>1.6</w:t>
        </w:r>
        <w:r>
          <w:rPr>
            <w:rFonts w:ascii="Arial" w:eastAsia="楷体" w:hAnsi="Arial" w:cs="Arial" w:hint="eastAsia"/>
            <w:color w:val="000000"/>
            <w:szCs w:val="21"/>
          </w:rPr>
          <w:t>服务期限：</w:t>
        </w:r>
        <w:r>
          <w:rPr>
            <w:rFonts w:ascii="Arial" w:eastAsia="楷体" w:hAnsi="Arial" w:cs="Arial" w:hint="eastAsia"/>
            <w:color w:val="000000"/>
            <w:szCs w:val="21"/>
          </w:rPr>
          <w:t>甲方使用乙方服务期限自本协议生效之日起【一】年。若本协议到期前</w:t>
        </w:r>
        <w:r>
          <w:rPr>
            <w:rFonts w:ascii="Arial" w:eastAsia="楷体" w:hAnsi="Arial" w:cs="Arial" w:hint="eastAsia"/>
            <w:color w:val="000000"/>
            <w:szCs w:val="21"/>
          </w:rPr>
          <w:t>30</w:t>
        </w:r>
        <w:r>
          <w:rPr>
            <w:rFonts w:ascii="Arial" w:eastAsia="楷体" w:hAnsi="Arial" w:cs="Arial" w:hint="eastAsia"/>
            <w:color w:val="000000"/>
            <w:szCs w:val="21"/>
          </w:rPr>
          <w:t>日内双方任何一方未提出异议，本合同将</w:t>
        </w:r>
        <w:r>
          <w:rPr>
            <w:rFonts w:ascii="Arial" w:eastAsia="楷体" w:hAnsi="Arial" w:cs="Arial" w:hint="eastAsia"/>
            <w:color w:val="000000"/>
            <w:szCs w:val="21"/>
          </w:rPr>
          <w:t>自动延续【一】年，顺延次数仅限【一】次。</w:t>
        </w:r>
      </w:ins>
    </w:p>
    <w:p w14:paraId="6F51C3FE" w14:textId="77777777" w:rsidR="008E1C87" w:rsidRDefault="008E1C87">
      <w:pPr>
        <w:numPr>
          <w:ilvl w:val="255"/>
          <w:numId w:val="0"/>
        </w:numPr>
        <w:spacing w:line="420" w:lineRule="exact"/>
        <w:rPr>
          <w:ins w:id="206" w:author="华中楠" w:date="2026-08-03T14:13:00Z"/>
          <w:rFonts w:ascii="Arial" w:eastAsia="楷体" w:hAnsi="Arial" w:cs="Arial"/>
          <w:color w:val="000000"/>
          <w:szCs w:val="21"/>
        </w:rPr>
      </w:pPr>
    </w:p>
    <w:p w14:paraId="2ED8E8B7" w14:textId="77777777" w:rsidR="008E1C87" w:rsidRDefault="00A21C4F">
      <w:pPr>
        <w:numPr>
          <w:ilvl w:val="255"/>
          <w:numId w:val="0"/>
        </w:numPr>
        <w:spacing w:line="360" w:lineRule="auto"/>
        <w:rPr>
          <w:ins w:id="207" w:author="华中楠" w:date="2026-08-03T14:13:00Z"/>
          <w:rFonts w:ascii="Arial" w:eastAsia="楷体" w:hAnsi="Arial" w:cs="Arial"/>
          <w:b/>
          <w:bCs/>
          <w:color w:val="000000"/>
          <w:szCs w:val="21"/>
        </w:rPr>
      </w:pPr>
      <w:ins w:id="208" w:author="华中楠" w:date="2026-08-03T14:13:00Z">
        <w:r>
          <w:rPr>
            <w:rFonts w:ascii="Arial" w:eastAsia="楷体" w:hAnsi="Arial" w:cs="Arial" w:hint="eastAsia"/>
            <w:b/>
            <w:bCs/>
            <w:color w:val="000000"/>
            <w:szCs w:val="21"/>
          </w:rPr>
          <w:t>二、</w:t>
        </w:r>
        <w:r>
          <w:rPr>
            <w:rFonts w:ascii="Arial" w:eastAsia="楷体" w:hAnsi="Arial" w:cs="Arial"/>
            <w:b/>
            <w:bCs/>
            <w:color w:val="000000"/>
            <w:szCs w:val="21"/>
          </w:rPr>
          <w:t>结算方式</w:t>
        </w:r>
      </w:ins>
    </w:p>
    <w:p w14:paraId="526472E5" w14:textId="77777777" w:rsidR="008E1C87" w:rsidRDefault="00A21C4F">
      <w:pPr>
        <w:numPr>
          <w:ilvl w:val="255"/>
          <w:numId w:val="0"/>
        </w:numPr>
        <w:spacing w:line="360" w:lineRule="auto"/>
        <w:rPr>
          <w:ins w:id="209" w:author="华中楠" w:date="2026-08-03T14:13:00Z"/>
          <w:rFonts w:ascii="Arial" w:eastAsia="楷体" w:hAnsi="Arial" w:cs="Arial"/>
          <w:color w:val="000000"/>
          <w:szCs w:val="21"/>
        </w:rPr>
      </w:pPr>
      <w:ins w:id="210" w:author="华中楠" w:date="2026-08-03T14:13:00Z">
        <w:r>
          <w:rPr>
            <w:rFonts w:ascii="Arial" w:eastAsia="楷体" w:hAnsi="Arial" w:cs="Arial"/>
            <w:color w:val="000000"/>
            <w:szCs w:val="21"/>
          </w:rPr>
          <w:t>2.1</w:t>
        </w:r>
        <w:r>
          <w:rPr>
            <w:rFonts w:ascii="Arial" w:eastAsia="楷体" w:hAnsi="Arial" w:cs="Arial"/>
            <w:color w:val="000000"/>
            <w:szCs w:val="21"/>
          </w:rPr>
          <w:t>甲方按照本协议正文及附件中确定的具体收费标准或单价与乙方结算费用</w:t>
        </w:r>
        <w:r>
          <w:rPr>
            <w:rFonts w:ascii="Arial" w:eastAsia="楷体" w:hAnsi="Arial" w:cs="Arial"/>
            <w:color w:val="000000"/>
            <w:szCs w:val="21"/>
          </w:rPr>
          <w:t>。</w:t>
        </w:r>
        <w:r>
          <w:rPr>
            <w:rFonts w:ascii="Arial" w:eastAsia="楷体" w:hAnsi="Arial" w:cs="Arial"/>
            <w:color w:val="000000"/>
            <w:szCs w:val="21"/>
          </w:rPr>
          <w:t>双方约定，甲方采用以下方式支付本协议项下服务费。</w:t>
        </w:r>
      </w:ins>
    </w:p>
    <w:p w14:paraId="7298A0CB" w14:textId="77777777" w:rsidR="008E1C87" w:rsidRDefault="00A21C4F">
      <w:pPr>
        <w:numPr>
          <w:ilvl w:val="255"/>
          <w:numId w:val="0"/>
        </w:numPr>
        <w:spacing w:line="360" w:lineRule="auto"/>
        <w:rPr>
          <w:ins w:id="211" w:author="华中楠" w:date="2026-08-03T14:13:00Z"/>
          <w:rFonts w:ascii="Arial" w:eastAsia="楷体" w:hAnsi="Arial" w:cs="Arial"/>
          <w:color w:val="000000"/>
          <w:szCs w:val="21"/>
        </w:rPr>
      </w:pPr>
      <w:ins w:id="212" w:author="华中楠" w:date="2026-08-03T14:13:00Z">
        <w:r>
          <w:rPr>
            <w:rFonts w:ascii="Arial" w:eastAsia="楷体" w:hAnsi="Arial" w:cs="Arial"/>
            <w:color w:val="000000"/>
            <w:szCs w:val="21"/>
          </w:rPr>
          <w:t>（</w:t>
        </w:r>
        <w:r>
          <w:rPr>
            <w:rFonts w:ascii="Arial" w:eastAsia="楷体" w:hAnsi="Arial" w:cs="Arial"/>
            <w:color w:val="000000"/>
            <w:szCs w:val="21"/>
          </w:rPr>
          <w:t>1</w:t>
        </w:r>
        <w:r>
          <w:rPr>
            <w:rFonts w:ascii="Arial" w:eastAsia="楷体" w:hAnsi="Arial" w:cs="Arial"/>
            <w:color w:val="000000"/>
            <w:szCs w:val="21"/>
          </w:rPr>
          <w:t>）后付费方式</w:t>
        </w:r>
      </w:ins>
    </w:p>
    <w:p w14:paraId="645D7146" w14:textId="77777777" w:rsidR="008E1C87" w:rsidRDefault="00A21C4F">
      <w:pPr>
        <w:numPr>
          <w:ilvl w:val="255"/>
          <w:numId w:val="0"/>
        </w:numPr>
        <w:spacing w:line="360" w:lineRule="auto"/>
        <w:rPr>
          <w:ins w:id="213" w:author="华中楠" w:date="2026-08-03T14:13:00Z"/>
          <w:rFonts w:ascii="Arial" w:eastAsia="楷体" w:hAnsi="Arial" w:cs="Arial"/>
          <w:color w:val="000000"/>
          <w:szCs w:val="21"/>
        </w:rPr>
      </w:pPr>
      <w:ins w:id="214" w:author="华中楠" w:date="2026-08-03T14:13:00Z">
        <w:r>
          <w:rPr>
            <w:rFonts w:ascii="Arial" w:eastAsia="楷体" w:hAnsi="Arial" w:cs="Arial"/>
            <w:color w:val="000000"/>
            <w:szCs w:val="21"/>
          </w:rPr>
          <w:t>按自然月结算并以乙方后台数据为结算依据。乙方每月</w:t>
        </w:r>
        <w:r>
          <w:rPr>
            <w:rFonts w:ascii="Arial" w:eastAsia="楷体" w:hAnsi="Arial" w:cs="Arial"/>
            <w:color w:val="000000"/>
            <w:szCs w:val="21"/>
          </w:rPr>
          <w:t>5</w:t>
        </w:r>
        <w:r>
          <w:rPr>
            <w:rFonts w:ascii="Arial" w:eastAsia="楷体" w:hAnsi="Arial" w:cs="Arial"/>
            <w:color w:val="000000"/>
            <w:szCs w:val="21"/>
          </w:rPr>
          <w:t>日前向甲方提供上一个自然月的对账单，甲方收到乙方对账单后两个工作日内对结算数据进行核算，甲方核对无误或在前述约定期限内未提出异议的，乙方向甲方开具等额、合法增值税发票，甲方收到发票后</w:t>
        </w:r>
        <w:r>
          <w:rPr>
            <w:rFonts w:ascii="Arial" w:eastAsia="楷体" w:hAnsi="Arial" w:cs="Arial"/>
            <w:color w:val="000000"/>
            <w:szCs w:val="21"/>
          </w:rPr>
          <w:t>5</w:t>
        </w:r>
        <w:r>
          <w:rPr>
            <w:rFonts w:ascii="Arial" w:eastAsia="楷体" w:hAnsi="Arial" w:cs="Arial"/>
            <w:color w:val="000000"/>
            <w:szCs w:val="21"/>
          </w:rPr>
          <w:t>个工作日内完成付款。若双方对结算查询量有异议的，则以乙方系统后台实际记录的数量为准。</w:t>
        </w:r>
      </w:ins>
    </w:p>
    <w:p w14:paraId="6FCF6910" w14:textId="77777777" w:rsidR="008E1C87" w:rsidRDefault="00A21C4F">
      <w:pPr>
        <w:numPr>
          <w:ilvl w:val="255"/>
          <w:numId w:val="0"/>
        </w:numPr>
        <w:spacing w:line="360" w:lineRule="auto"/>
        <w:rPr>
          <w:ins w:id="215" w:author="华中楠" w:date="2026-08-03T14:13:00Z"/>
          <w:rFonts w:ascii="Arial" w:eastAsia="楷体" w:hAnsi="Arial" w:cs="Arial"/>
          <w:color w:val="000000"/>
          <w:szCs w:val="21"/>
        </w:rPr>
      </w:pPr>
      <w:ins w:id="216" w:author="华中楠" w:date="2026-08-03T14:13:00Z">
        <w:r>
          <w:rPr>
            <w:rFonts w:ascii="Arial" w:eastAsia="楷体" w:hAnsi="Arial" w:cs="Arial"/>
            <w:color w:val="000000"/>
            <w:szCs w:val="21"/>
          </w:rPr>
          <w:t>2</w:t>
        </w:r>
        <w:r>
          <w:rPr>
            <w:rFonts w:ascii="Arial" w:eastAsia="楷体" w:hAnsi="Arial" w:cs="Arial"/>
            <w:color w:val="000000"/>
            <w:szCs w:val="21"/>
          </w:rPr>
          <w:t>.2</w:t>
        </w:r>
        <w:r>
          <w:rPr>
            <w:rFonts w:ascii="Arial" w:eastAsia="楷体" w:hAnsi="Arial" w:cs="Arial"/>
            <w:color w:val="000000"/>
            <w:szCs w:val="21"/>
          </w:rPr>
          <w:t>乙方指定收款账户</w:t>
        </w:r>
      </w:ins>
    </w:p>
    <w:p w14:paraId="02FE7477" w14:textId="77777777" w:rsidR="008E1C87" w:rsidRDefault="00A21C4F">
      <w:pPr>
        <w:numPr>
          <w:ilvl w:val="255"/>
          <w:numId w:val="0"/>
        </w:numPr>
        <w:spacing w:line="360" w:lineRule="auto"/>
        <w:rPr>
          <w:ins w:id="217" w:author="华中楠" w:date="2026-08-03T14:13:00Z"/>
          <w:rFonts w:ascii="Arial" w:eastAsia="楷体" w:hAnsi="Arial" w:cs="Arial"/>
          <w:color w:val="000000"/>
          <w:szCs w:val="21"/>
        </w:rPr>
      </w:pPr>
      <w:ins w:id="218" w:author="华中楠" w:date="2026-08-03T14:13:00Z">
        <w:r>
          <w:rPr>
            <w:rFonts w:ascii="Arial" w:eastAsia="楷体" w:hAnsi="Arial" w:cs="Arial"/>
            <w:color w:val="000000"/>
            <w:szCs w:val="21"/>
          </w:rPr>
          <w:t xml:space="preserve">    </w:t>
        </w:r>
        <w:r>
          <w:rPr>
            <w:rFonts w:ascii="Arial" w:eastAsia="楷体" w:hAnsi="Arial" w:cs="Arial"/>
            <w:color w:val="000000"/>
            <w:szCs w:val="21"/>
          </w:rPr>
          <w:t>开户名</w:t>
        </w:r>
        <w:r>
          <w:rPr>
            <w:rFonts w:ascii="Arial" w:eastAsia="楷体" w:hAnsi="Arial" w:cs="Arial" w:hint="eastAsia"/>
            <w:color w:val="000000"/>
            <w:szCs w:val="21"/>
          </w:rPr>
          <w:t>：</w:t>
        </w:r>
        <w:proofErr w:type="gramStart"/>
        <w:r>
          <w:rPr>
            <w:rFonts w:ascii="Arial" w:eastAsia="楷体" w:hAnsi="Arial" w:cs="Arial"/>
            <w:color w:val="000000"/>
            <w:szCs w:val="21"/>
          </w:rPr>
          <w:t>百融至</w:t>
        </w:r>
        <w:proofErr w:type="gramEnd"/>
        <w:r>
          <w:rPr>
            <w:rFonts w:ascii="Arial" w:eastAsia="楷体" w:hAnsi="Arial" w:cs="Arial"/>
            <w:color w:val="000000"/>
            <w:szCs w:val="21"/>
          </w:rPr>
          <w:t>信（北京）科技有限公司</w:t>
        </w:r>
        <w:r>
          <w:rPr>
            <w:rFonts w:ascii="楷体" w:eastAsia="楷体" w:hAnsi="楷体" w:cs="楷体" w:hint="eastAsia"/>
            <w:color w:val="000000"/>
          </w:rPr>
          <w:t xml:space="preserve">        </w:t>
        </w:r>
        <w:r>
          <w:rPr>
            <w:rFonts w:ascii="Arial" w:eastAsia="楷体" w:hAnsi="Arial" w:cs="Arial"/>
            <w:color w:val="000000"/>
            <w:szCs w:val="21"/>
          </w:rPr>
          <w:t xml:space="preserve">        </w:t>
        </w:r>
      </w:ins>
    </w:p>
    <w:p w14:paraId="76C6B133" w14:textId="77777777" w:rsidR="008E1C87" w:rsidRDefault="00A21C4F">
      <w:pPr>
        <w:numPr>
          <w:ilvl w:val="255"/>
          <w:numId w:val="0"/>
        </w:numPr>
        <w:spacing w:line="360" w:lineRule="auto"/>
        <w:rPr>
          <w:ins w:id="219" w:author="华中楠" w:date="2026-08-03T14:13:00Z"/>
          <w:rFonts w:ascii="楷体" w:eastAsia="楷体" w:hAnsi="楷体" w:cs="楷体"/>
          <w:color w:val="000000"/>
        </w:rPr>
      </w:pPr>
      <w:ins w:id="220" w:author="华中楠" w:date="2026-08-03T14:13:00Z">
        <w:r>
          <w:rPr>
            <w:rFonts w:ascii="Arial" w:eastAsia="楷体" w:hAnsi="Arial" w:cs="Arial"/>
            <w:color w:val="000000"/>
            <w:szCs w:val="21"/>
          </w:rPr>
          <w:t xml:space="preserve">    </w:t>
        </w:r>
        <w:r>
          <w:rPr>
            <w:rFonts w:ascii="Arial" w:eastAsia="楷体" w:hAnsi="Arial" w:cs="Arial"/>
            <w:color w:val="000000"/>
            <w:szCs w:val="21"/>
          </w:rPr>
          <w:t>开户行：</w:t>
        </w:r>
        <w:r>
          <w:rPr>
            <w:rFonts w:ascii="楷体" w:eastAsia="楷体" w:hAnsi="楷体" w:cs="楷体"/>
            <w:color w:val="000000"/>
          </w:rPr>
          <w:t>交通银行北京石景山支行</w:t>
        </w:r>
      </w:ins>
    </w:p>
    <w:p w14:paraId="3F88E5AB" w14:textId="77777777" w:rsidR="008E1C87" w:rsidRDefault="00A21C4F">
      <w:pPr>
        <w:numPr>
          <w:ilvl w:val="255"/>
          <w:numId w:val="0"/>
        </w:numPr>
        <w:spacing w:line="360" w:lineRule="auto"/>
        <w:ind w:firstLine="420"/>
        <w:rPr>
          <w:ins w:id="221" w:author="华中楠" w:date="2026-08-03T14:13:00Z"/>
          <w:rFonts w:ascii="楷体" w:eastAsia="楷体" w:hAnsi="楷体" w:cs="楷体"/>
          <w:color w:val="000000"/>
        </w:rPr>
      </w:pPr>
      <w:ins w:id="222" w:author="华中楠" w:date="2026-08-03T14:13:00Z">
        <w:r>
          <w:rPr>
            <w:rFonts w:ascii="Arial" w:eastAsia="楷体" w:hAnsi="Arial" w:cs="Arial"/>
            <w:color w:val="000000"/>
            <w:szCs w:val="21"/>
          </w:rPr>
          <w:t>账户号：</w:t>
        </w:r>
        <w:r>
          <w:rPr>
            <w:rFonts w:ascii="Arial" w:eastAsia="楷体" w:hAnsi="Arial" w:cs="Arial"/>
            <w:color w:val="000000"/>
            <w:szCs w:val="21"/>
          </w:rPr>
          <w:t>110060872018010034485</w:t>
        </w:r>
      </w:ins>
    </w:p>
    <w:p w14:paraId="01DFB082" w14:textId="77777777" w:rsidR="008E1C87" w:rsidRDefault="008E1C87">
      <w:pPr>
        <w:numPr>
          <w:ilvl w:val="255"/>
          <w:numId w:val="0"/>
        </w:numPr>
        <w:spacing w:line="360" w:lineRule="auto"/>
        <w:ind w:firstLine="420"/>
        <w:rPr>
          <w:ins w:id="223" w:author="华中楠" w:date="2026-08-03T14:13:00Z"/>
          <w:rFonts w:ascii="楷体" w:eastAsia="楷体" w:hAnsi="楷体" w:cs="楷体"/>
          <w:color w:val="000000"/>
        </w:rPr>
      </w:pPr>
    </w:p>
    <w:p w14:paraId="7D832777" w14:textId="77777777" w:rsidR="008E1C87" w:rsidRDefault="00A21C4F">
      <w:pPr>
        <w:numPr>
          <w:ilvl w:val="255"/>
          <w:numId w:val="0"/>
        </w:numPr>
        <w:spacing w:line="360" w:lineRule="auto"/>
        <w:ind w:firstLineChars="100" w:firstLine="210"/>
        <w:rPr>
          <w:ins w:id="224" w:author="华中楠" w:date="2026-08-03T14:13:00Z"/>
          <w:rFonts w:ascii="Arial" w:eastAsia="楷体" w:hAnsi="Arial" w:cs="Arial"/>
          <w:color w:val="000000"/>
          <w:szCs w:val="21"/>
        </w:rPr>
      </w:pPr>
      <w:ins w:id="225" w:author="华中楠" w:date="2026-08-03T14:13:00Z">
        <w:r>
          <w:rPr>
            <w:rFonts w:ascii="Arial" w:eastAsia="楷体" w:hAnsi="Arial" w:cs="Arial"/>
            <w:color w:val="000000"/>
            <w:szCs w:val="21"/>
          </w:rPr>
          <w:t>甲方开票信息：</w:t>
        </w:r>
      </w:ins>
    </w:p>
    <w:p w14:paraId="2B8E01EF" w14:textId="77777777" w:rsidR="008E1C87" w:rsidRDefault="00A21C4F">
      <w:pPr>
        <w:numPr>
          <w:ilvl w:val="255"/>
          <w:numId w:val="0"/>
        </w:numPr>
        <w:spacing w:line="360" w:lineRule="auto"/>
        <w:ind w:firstLineChars="200" w:firstLine="420"/>
        <w:rPr>
          <w:ins w:id="226" w:author="华中楠" w:date="2026-08-03T14:13:00Z"/>
          <w:rFonts w:ascii="Arial" w:eastAsia="楷体" w:hAnsi="Arial" w:cs="Arial"/>
          <w:color w:val="000000"/>
          <w:szCs w:val="21"/>
        </w:rPr>
      </w:pPr>
      <w:ins w:id="227" w:author="华中楠" w:date="2026-08-03T14:13:00Z">
        <w:r>
          <w:rPr>
            <w:rFonts w:ascii="Arial" w:eastAsia="楷体" w:hAnsi="Arial" w:cs="Arial"/>
            <w:color w:val="000000"/>
            <w:szCs w:val="21"/>
          </w:rPr>
          <w:t>公司名称：大同证券有限责任公司</w:t>
        </w:r>
      </w:ins>
    </w:p>
    <w:p w14:paraId="01ED086B" w14:textId="77777777" w:rsidR="008E1C87" w:rsidRDefault="00A21C4F">
      <w:pPr>
        <w:numPr>
          <w:ilvl w:val="255"/>
          <w:numId w:val="0"/>
        </w:numPr>
        <w:spacing w:line="360" w:lineRule="auto"/>
        <w:ind w:firstLineChars="200" w:firstLine="420"/>
        <w:rPr>
          <w:ins w:id="228" w:author="华中楠" w:date="2026-08-03T14:13:00Z"/>
          <w:rFonts w:ascii="Arial" w:eastAsia="楷体" w:hAnsi="Arial" w:cs="Arial"/>
          <w:color w:val="000000"/>
          <w:szCs w:val="21"/>
        </w:rPr>
      </w:pPr>
      <w:ins w:id="229" w:author="华中楠" w:date="2026-08-03T14:13:00Z">
        <w:r>
          <w:rPr>
            <w:rFonts w:ascii="Arial" w:eastAsia="楷体" w:hAnsi="Arial" w:cs="Arial"/>
            <w:color w:val="000000"/>
            <w:szCs w:val="21"/>
          </w:rPr>
          <w:lastRenderedPageBreak/>
          <w:t>公司税号（统一社会信用代码）：</w:t>
        </w:r>
        <w:r>
          <w:rPr>
            <w:rFonts w:ascii="Arial" w:eastAsia="楷体" w:hAnsi="Arial" w:cs="Arial"/>
            <w:color w:val="000000"/>
            <w:szCs w:val="21"/>
          </w:rPr>
          <w:t>91140200602164846P</w:t>
        </w:r>
      </w:ins>
    </w:p>
    <w:p w14:paraId="7D689522" w14:textId="77777777" w:rsidR="008E1C87" w:rsidRDefault="00A21C4F">
      <w:pPr>
        <w:numPr>
          <w:ilvl w:val="255"/>
          <w:numId w:val="0"/>
        </w:numPr>
        <w:spacing w:line="360" w:lineRule="auto"/>
        <w:ind w:firstLineChars="200" w:firstLine="420"/>
        <w:rPr>
          <w:ins w:id="230" w:author="华中楠" w:date="2026-08-03T14:13:00Z"/>
          <w:rFonts w:ascii="Arial" w:eastAsia="楷体" w:hAnsi="Arial" w:cs="Arial"/>
          <w:color w:val="000000"/>
          <w:szCs w:val="21"/>
        </w:rPr>
      </w:pPr>
      <w:ins w:id="231" w:author="华中楠" w:date="2026-08-03T14:13:00Z">
        <w:r>
          <w:rPr>
            <w:rFonts w:ascii="Arial" w:eastAsia="楷体" w:hAnsi="Arial" w:cs="Arial"/>
            <w:color w:val="000000"/>
            <w:szCs w:val="21"/>
          </w:rPr>
          <w:t>开户行信息：工行</w:t>
        </w:r>
        <w:proofErr w:type="gramStart"/>
        <w:r>
          <w:rPr>
            <w:rFonts w:ascii="Arial" w:eastAsia="楷体" w:hAnsi="Arial" w:cs="Arial"/>
            <w:color w:val="000000"/>
            <w:szCs w:val="21"/>
          </w:rPr>
          <w:t>大同御锦源</w:t>
        </w:r>
        <w:proofErr w:type="gramEnd"/>
        <w:r>
          <w:rPr>
            <w:rFonts w:ascii="Arial" w:eastAsia="楷体" w:hAnsi="Arial" w:cs="Arial"/>
            <w:color w:val="000000"/>
            <w:szCs w:val="21"/>
          </w:rPr>
          <w:t>支行</w:t>
        </w:r>
      </w:ins>
    </w:p>
    <w:p w14:paraId="302E3643" w14:textId="77777777" w:rsidR="008E1C87" w:rsidRDefault="00A21C4F">
      <w:pPr>
        <w:numPr>
          <w:ilvl w:val="255"/>
          <w:numId w:val="0"/>
        </w:numPr>
        <w:spacing w:line="360" w:lineRule="auto"/>
        <w:ind w:firstLineChars="200" w:firstLine="420"/>
        <w:rPr>
          <w:ins w:id="232" w:author="华中楠" w:date="2026-08-03T14:13:00Z"/>
          <w:rFonts w:ascii="Arial" w:eastAsia="楷体" w:hAnsi="Arial" w:cs="Arial"/>
          <w:color w:val="000000"/>
          <w:szCs w:val="21"/>
        </w:rPr>
      </w:pPr>
      <w:ins w:id="233" w:author="华中楠" w:date="2026-08-03T14:13:00Z">
        <w:r>
          <w:rPr>
            <w:rFonts w:ascii="Arial" w:eastAsia="楷体" w:hAnsi="Arial" w:cs="Arial"/>
            <w:color w:val="000000"/>
            <w:szCs w:val="21"/>
          </w:rPr>
          <w:t>开户行账号：</w:t>
        </w:r>
        <w:r>
          <w:rPr>
            <w:rFonts w:ascii="Arial" w:eastAsia="楷体" w:hAnsi="Arial" w:cs="Arial"/>
            <w:color w:val="000000"/>
            <w:szCs w:val="21"/>
          </w:rPr>
          <w:t>0504006809027360144</w:t>
        </w:r>
      </w:ins>
    </w:p>
    <w:p w14:paraId="77E46AF3" w14:textId="77777777" w:rsidR="008E1C87" w:rsidRDefault="00A21C4F">
      <w:pPr>
        <w:numPr>
          <w:ilvl w:val="255"/>
          <w:numId w:val="0"/>
        </w:numPr>
        <w:spacing w:line="360" w:lineRule="auto"/>
        <w:ind w:firstLineChars="200" w:firstLine="420"/>
        <w:rPr>
          <w:ins w:id="234" w:author="华中楠" w:date="2026-08-03T14:13:00Z"/>
          <w:rFonts w:ascii="Arial" w:eastAsia="楷体" w:hAnsi="Arial" w:cs="Arial"/>
          <w:color w:val="000000"/>
          <w:szCs w:val="21"/>
        </w:rPr>
      </w:pPr>
      <w:ins w:id="235" w:author="华中楠" w:date="2026-08-03T14:13:00Z">
        <w:r>
          <w:rPr>
            <w:rFonts w:ascii="Arial" w:eastAsia="楷体" w:hAnsi="Arial" w:cs="Arial"/>
            <w:color w:val="000000"/>
            <w:szCs w:val="21"/>
          </w:rPr>
          <w:t>地址：山西省大同市平城区迎宾街</w:t>
        </w:r>
        <w:r>
          <w:rPr>
            <w:rFonts w:ascii="Arial" w:eastAsia="楷体" w:hAnsi="Arial" w:cs="Arial"/>
            <w:color w:val="000000"/>
            <w:szCs w:val="21"/>
          </w:rPr>
          <w:t>15</w:t>
        </w:r>
        <w:r>
          <w:rPr>
            <w:rFonts w:ascii="Arial" w:eastAsia="楷体" w:hAnsi="Arial" w:cs="Arial"/>
            <w:color w:val="000000"/>
            <w:szCs w:val="21"/>
          </w:rPr>
          <w:t>号桐城中央</w:t>
        </w:r>
        <w:r>
          <w:rPr>
            <w:rFonts w:ascii="Arial" w:eastAsia="楷体" w:hAnsi="Arial" w:cs="Arial"/>
            <w:color w:val="000000"/>
            <w:szCs w:val="21"/>
          </w:rPr>
          <w:t>21</w:t>
        </w:r>
        <w:r>
          <w:rPr>
            <w:rFonts w:ascii="Arial" w:eastAsia="楷体" w:hAnsi="Arial" w:cs="Arial"/>
            <w:color w:val="000000"/>
            <w:szCs w:val="21"/>
          </w:rPr>
          <w:t>层</w:t>
        </w:r>
      </w:ins>
    </w:p>
    <w:p w14:paraId="10E7D87A" w14:textId="77777777" w:rsidR="008E1C87" w:rsidRDefault="00A21C4F">
      <w:pPr>
        <w:numPr>
          <w:ilvl w:val="255"/>
          <w:numId w:val="0"/>
        </w:numPr>
        <w:spacing w:line="360" w:lineRule="auto"/>
        <w:ind w:firstLineChars="200" w:firstLine="420"/>
        <w:rPr>
          <w:ins w:id="236" w:author="华中楠" w:date="2026-08-03T14:13:00Z"/>
          <w:rFonts w:ascii="Arial" w:eastAsia="楷体" w:hAnsi="Arial" w:cs="Arial"/>
          <w:color w:val="000000"/>
          <w:szCs w:val="21"/>
        </w:rPr>
      </w:pPr>
      <w:ins w:id="237" w:author="华中楠" w:date="2026-08-03T14:13:00Z">
        <w:r>
          <w:rPr>
            <w:rFonts w:ascii="Arial" w:eastAsia="楷体" w:hAnsi="Arial" w:cs="Arial"/>
            <w:color w:val="000000"/>
            <w:szCs w:val="21"/>
          </w:rPr>
          <w:t>电话：</w:t>
        </w:r>
        <w:r>
          <w:rPr>
            <w:rFonts w:ascii="Arial" w:eastAsia="楷体" w:hAnsi="Arial" w:cs="Arial"/>
            <w:color w:val="000000"/>
            <w:szCs w:val="21"/>
          </w:rPr>
          <w:t>03525525788</w:t>
        </w:r>
      </w:ins>
    </w:p>
    <w:p w14:paraId="29687EE3" w14:textId="77777777" w:rsidR="008E1C87" w:rsidRDefault="00A21C4F">
      <w:pPr>
        <w:numPr>
          <w:ilvl w:val="255"/>
          <w:numId w:val="0"/>
        </w:numPr>
        <w:spacing w:line="360" w:lineRule="auto"/>
        <w:ind w:firstLineChars="200" w:firstLine="420"/>
        <w:rPr>
          <w:ins w:id="238" w:author="华中楠" w:date="2026-08-03T14:13:00Z"/>
          <w:rFonts w:ascii="Arial" w:eastAsia="楷体" w:hAnsi="Arial" w:cs="Arial"/>
          <w:color w:val="000000"/>
          <w:szCs w:val="21"/>
        </w:rPr>
      </w:pPr>
      <w:ins w:id="239" w:author="华中楠" w:date="2026-08-03T14:13:00Z">
        <w:r>
          <w:rPr>
            <w:rFonts w:ascii="Arial" w:eastAsia="楷体" w:hAnsi="Arial" w:cs="Arial" w:hint="eastAsia"/>
            <w:color w:val="000000"/>
            <w:szCs w:val="21"/>
          </w:rPr>
          <w:t>发票类型：增值税专用发票</w:t>
        </w:r>
      </w:ins>
    </w:p>
    <w:p w14:paraId="28D897A5" w14:textId="77777777" w:rsidR="008E1C87" w:rsidRDefault="00A21C4F">
      <w:pPr>
        <w:numPr>
          <w:ilvl w:val="255"/>
          <w:numId w:val="0"/>
        </w:numPr>
        <w:spacing w:line="360" w:lineRule="auto"/>
        <w:ind w:firstLineChars="200" w:firstLine="420"/>
        <w:rPr>
          <w:ins w:id="240" w:author="华中楠" w:date="2026-08-03T14:13:00Z"/>
          <w:color w:val="000000"/>
        </w:rPr>
      </w:pPr>
      <w:ins w:id="241" w:author="华中楠" w:date="2026-08-03T14:13:00Z">
        <w:r>
          <w:rPr>
            <w:rFonts w:ascii="Arial" w:eastAsia="楷体" w:hAnsi="Arial" w:cs="Arial"/>
            <w:color w:val="000000"/>
            <w:szCs w:val="21"/>
          </w:rPr>
          <w:t>发票内容：信息技术服务费</w:t>
        </w:r>
      </w:ins>
    </w:p>
    <w:p w14:paraId="183E4BDE" w14:textId="77777777" w:rsidR="008E1C87" w:rsidRDefault="008E1C87">
      <w:pPr>
        <w:numPr>
          <w:ilvl w:val="255"/>
          <w:numId w:val="0"/>
        </w:numPr>
        <w:spacing w:line="360" w:lineRule="auto"/>
        <w:ind w:firstLineChars="200" w:firstLine="420"/>
        <w:rPr>
          <w:ins w:id="242" w:author="华中楠" w:date="2026-08-03T14:13:00Z"/>
          <w:color w:val="000000"/>
        </w:rPr>
      </w:pPr>
    </w:p>
    <w:p w14:paraId="28F13C98" w14:textId="77777777" w:rsidR="008E1C87" w:rsidRDefault="00A21C4F">
      <w:pPr>
        <w:spacing w:line="360" w:lineRule="auto"/>
        <w:rPr>
          <w:ins w:id="243" w:author="华中楠" w:date="2026-08-03T14:13:00Z"/>
          <w:rFonts w:ascii="Arial" w:eastAsia="楷体" w:hAnsi="Arial" w:cs="Arial"/>
          <w:b/>
          <w:bCs/>
          <w:color w:val="000000"/>
          <w:szCs w:val="21"/>
        </w:rPr>
      </w:pPr>
      <w:ins w:id="244" w:author="华中楠" w:date="2026-08-03T14:13:00Z">
        <w:r>
          <w:rPr>
            <w:rFonts w:ascii="Arial" w:eastAsia="楷体" w:hAnsi="Arial" w:cs="Arial" w:hint="eastAsia"/>
            <w:b/>
            <w:bCs/>
            <w:color w:val="000000"/>
            <w:szCs w:val="21"/>
          </w:rPr>
          <w:t>三、甲方权利义务</w:t>
        </w:r>
      </w:ins>
    </w:p>
    <w:p w14:paraId="49AE6EDB" w14:textId="77777777" w:rsidR="008E1C87" w:rsidRDefault="00A21C4F">
      <w:pPr>
        <w:spacing w:line="360" w:lineRule="auto"/>
        <w:rPr>
          <w:ins w:id="245" w:author="华中楠" w:date="2026-08-03T14:13:00Z"/>
          <w:rFonts w:ascii="Arial" w:eastAsia="楷体" w:hAnsi="Arial" w:cs="Arial"/>
          <w:color w:val="000000"/>
          <w:szCs w:val="21"/>
        </w:rPr>
      </w:pPr>
      <w:ins w:id="246" w:author="华中楠" w:date="2026-08-03T14:13:00Z">
        <w:r>
          <w:rPr>
            <w:rFonts w:ascii="Arial" w:eastAsia="楷体" w:hAnsi="Arial" w:cs="Arial" w:hint="eastAsia"/>
            <w:color w:val="000000"/>
            <w:szCs w:val="21"/>
          </w:rPr>
          <w:t>3.1</w:t>
        </w:r>
        <w:r>
          <w:rPr>
            <w:rFonts w:ascii="Arial" w:eastAsia="楷体" w:hAnsi="Arial" w:cs="Arial" w:hint="eastAsia"/>
            <w:color w:val="000000"/>
            <w:szCs w:val="21"/>
          </w:rPr>
          <w:t>甲方向乙方的服务系统上传客户信息前，应获得客户的充分授权，即：甲方向甲方客户明示自己将通过乙方及其关联公司提供的</w:t>
        </w:r>
        <w:r>
          <w:rPr>
            <w:rFonts w:ascii="Arial" w:eastAsia="楷体" w:hAnsi="Arial" w:cs="Arial" w:hint="eastAsia"/>
            <w:color w:val="000000"/>
            <w:szCs w:val="21"/>
          </w:rPr>
          <w:t>硅基员工</w:t>
        </w:r>
        <w:r>
          <w:rPr>
            <w:rFonts w:ascii="Arial" w:eastAsia="楷体" w:hAnsi="Arial" w:cs="Arial" w:hint="eastAsia"/>
            <w:color w:val="000000"/>
            <w:szCs w:val="21"/>
          </w:rPr>
          <w:t>服务对</w:t>
        </w:r>
        <w:r>
          <w:rPr>
            <w:rFonts w:ascii="Arial" w:eastAsia="楷体" w:hAnsi="Arial" w:cs="Arial"/>
            <w:color w:val="000000"/>
            <w:szCs w:val="21"/>
          </w:rPr>
          <w:t>其</w:t>
        </w:r>
        <w:r>
          <w:rPr>
            <w:rFonts w:ascii="Arial" w:eastAsia="楷体" w:hAnsi="Arial" w:cs="Arial" w:hint="eastAsia"/>
            <w:color w:val="000000"/>
            <w:szCs w:val="21"/>
          </w:rPr>
          <w:t>客户进行</w:t>
        </w:r>
        <w:r>
          <w:rPr>
            <w:rFonts w:ascii="Arial" w:eastAsia="楷体" w:hAnsi="Arial" w:cs="Arial"/>
            <w:color w:val="000000"/>
            <w:szCs w:val="21"/>
          </w:rPr>
          <w:t>触达（包括但不限于电话、短信、</w:t>
        </w:r>
        <w:proofErr w:type="gramStart"/>
        <w:r>
          <w:rPr>
            <w:rFonts w:ascii="Arial" w:eastAsia="楷体" w:hAnsi="Arial" w:cs="Arial"/>
            <w:color w:val="000000"/>
            <w:szCs w:val="21"/>
          </w:rPr>
          <w:t>企微等</w:t>
        </w:r>
        <w:proofErr w:type="gramEnd"/>
        <w:r>
          <w:rPr>
            <w:rFonts w:ascii="Arial" w:eastAsia="楷体" w:hAnsi="Arial" w:cs="Arial"/>
            <w:color w:val="000000"/>
            <w:szCs w:val="21"/>
          </w:rPr>
          <w:t>方式）</w:t>
        </w:r>
        <w:r>
          <w:rPr>
            <w:rFonts w:ascii="Arial" w:eastAsia="楷体" w:hAnsi="Arial" w:cs="Arial" w:hint="eastAsia"/>
            <w:color w:val="000000"/>
            <w:szCs w:val="21"/>
          </w:rPr>
          <w:t>，并将客户信息及</w:t>
        </w:r>
        <w:r>
          <w:rPr>
            <w:rFonts w:ascii="Arial" w:eastAsia="楷体" w:hAnsi="Arial" w:cs="Arial"/>
            <w:color w:val="000000"/>
            <w:szCs w:val="21"/>
          </w:rPr>
          <w:t>衍生数据</w:t>
        </w:r>
        <w:r>
          <w:rPr>
            <w:rFonts w:ascii="Arial" w:eastAsia="楷体" w:hAnsi="Arial" w:cs="Arial" w:hint="eastAsia"/>
            <w:color w:val="000000"/>
            <w:szCs w:val="21"/>
          </w:rPr>
          <w:t>提供给乙方及乙方关联公司。甲方同意将客户同意的法律授权文件或授权内容（包含纸质或电子形式）留存备查。不满足</w:t>
        </w:r>
        <w:r>
          <w:rPr>
            <w:rFonts w:ascii="Arial" w:eastAsia="楷体" w:hAnsi="Arial" w:cs="Arial"/>
            <w:color w:val="000000"/>
            <w:szCs w:val="21"/>
          </w:rPr>
          <w:t>前</w:t>
        </w:r>
        <w:r>
          <w:rPr>
            <w:rFonts w:ascii="Arial" w:eastAsia="楷体" w:hAnsi="Arial" w:cs="Arial" w:hint="eastAsia"/>
            <w:color w:val="000000"/>
            <w:szCs w:val="21"/>
          </w:rPr>
          <w:t>述条件的，乙方有权拒绝甲方服务请求。</w:t>
        </w:r>
      </w:ins>
    </w:p>
    <w:p w14:paraId="43DFA704" w14:textId="77777777" w:rsidR="008E1C87" w:rsidRDefault="00A21C4F">
      <w:pPr>
        <w:spacing w:line="360" w:lineRule="auto"/>
        <w:rPr>
          <w:ins w:id="247" w:author="华中楠" w:date="2026-08-03T14:13:00Z"/>
          <w:rFonts w:ascii="Arial" w:eastAsia="楷体" w:hAnsi="Arial" w:cs="Arial"/>
          <w:color w:val="000000"/>
          <w:szCs w:val="21"/>
        </w:rPr>
      </w:pPr>
      <w:ins w:id="248" w:author="华中楠" w:date="2026-08-03T14:13:00Z">
        <w:r>
          <w:rPr>
            <w:rFonts w:ascii="Arial" w:eastAsia="楷体" w:hAnsi="Arial" w:cs="Arial"/>
            <w:color w:val="000000"/>
            <w:szCs w:val="21"/>
          </w:rPr>
          <w:t>3.2</w:t>
        </w:r>
        <w:r>
          <w:rPr>
            <w:rFonts w:ascii="Arial" w:eastAsia="楷体" w:hAnsi="Arial" w:cs="Arial"/>
            <w:color w:val="000000"/>
            <w:szCs w:val="21"/>
          </w:rPr>
          <w:t>如涉及甲方直接使用乙方系统的</w:t>
        </w:r>
        <w:r>
          <w:rPr>
            <w:rFonts w:ascii="Arial" w:eastAsia="楷体" w:hAnsi="Arial" w:cs="Arial" w:hint="eastAsia"/>
            <w:color w:val="000000"/>
            <w:szCs w:val="21"/>
          </w:rPr>
          <w:t>，甲方应依据系统设定的规则对客户</w:t>
        </w:r>
        <w:r>
          <w:rPr>
            <w:rFonts w:ascii="Arial" w:eastAsia="楷体" w:hAnsi="Arial" w:cs="Arial"/>
            <w:color w:val="000000"/>
            <w:szCs w:val="21"/>
          </w:rPr>
          <w:t>交互</w:t>
        </w:r>
        <w:r>
          <w:rPr>
            <w:rFonts w:ascii="Arial" w:eastAsia="楷体" w:hAnsi="Arial" w:cs="Arial" w:hint="eastAsia"/>
            <w:color w:val="000000"/>
            <w:szCs w:val="21"/>
          </w:rPr>
          <w:t>并</w:t>
        </w:r>
        <w:r>
          <w:rPr>
            <w:rFonts w:ascii="Arial" w:eastAsia="楷体" w:hAnsi="Arial" w:cs="Arial"/>
            <w:color w:val="000000"/>
            <w:szCs w:val="21"/>
          </w:rPr>
          <w:t>生成</w:t>
        </w:r>
        <w:r>
          <w:rPr>
            <w:rFonts w:ascii="Arial" w:eastAsia="楷体" w:hAnsi="Arial" w:cs="Arial" w:hint="eastAsia"/>
            <w:color w:val="000000"/>
            <w:szCs w:val="21"/>
          </w:rPr>
          <w:t>记录，乙方对</w:t>
        </w:r>
        <w:r>
          <w:rPr>
            <w:rFonts w:ascii="Arial" w:eastAsia="楷体" w:hAnsi="Arial" w:cs="Arial"/>
            <w:color w:val="000000"/>
            <w:szCs w:val="21"/>
          </w:rPr>
          <w:t>前述</w:t>
        </w:r>
        <w:r>
          <w:rPr>
            <w:rFonts w:ascii="Arial" w:eastAsia="楷体" w:hAnsi="Arial" w:cs="Arial" w:hint="eastAsia"/>
            <w:color w:val="000000"/>
            <w:szCs w:val="21"/>
          </w:rPr>
          <w:t>记录不承担任何责任；甲方依据该记录</w:t>
        </w:r>
        <w:proofErr w:type="gramStart"/>
        <w:r>
          <w:rPr>
            <w:rFonts w:ascii="Arial" w:eastAsia="楷体" w:hAnsi="Arial" w:cs="Arial" w:hint="eastAsia"/>
            <w:color w:val="000000"/>
            <w:szCs w:val="21"/>
          </w:rPr>
          <w:t>作出</w:t>
        </w:r>
        <w:proofErr w:type="gramEnd"/>
        <w:r>
          <w:rPr>
            <w:rFonts w:ascii="Arial" w:eastAsia="楷体" w:hAnsi="Arial" w:cs="Arial" w:hint="eastAsia"/>
            <w:color w:val="000000"/>
            <w:szCs w:val="21"/>
          </w:rPr>
          <w:t>的判断或决策由甲方自行承担</w:t>
        </w:r>
        <w:r>
          <w:rPr>
            <w:rFonts w:ascii="Arial" w:eastAsia="楷体" w:hAnsi="Arial" w:cs="Arial"/>
            <w:color w:val="000000"/>
            <w:szCs w:val="21"/>
          </w:rPr>
          <w:t>责任。</w:t>
        </w:r>
        <w:r>
          <w:rPr>
            <w:rFonts w:ascii="Arial" w:eastAsia="楷体" w:hAnsi="Arial" w:cs="Arial" w:hint="eastAsia"/>
            <w:color w:val="000000"/>
            <w:szCs w:val="21"/>
          </w:rPr>
          <w:t>同时，</w:t>
        </w:r>
        <w:r>
          <w:rPr>
            <w:rFonts w:ascii="Arial" w:eastAsia="楷体" w:hAnsi="Arial" w:cs="Arial"/>
            <w:color w:val="000000"/>
            <w:szCs w:val="21"/>
          </w:rPr>
          <w:t>未经乙方同意，</w:t>
        </w:r>
        <w:r>
          <w:rPr>
            <w:rFonts w:ascii="Arial" w:eastAsia="楷体" w:hAnsi="Arial" w:cs="Arial" w:hint="eastAsia"/>
            <w:color w:val="000000"/>
            <w:szCs w:val="21"/>
          </w:rPr>
          <w:t>甲方不得将该记录内容或基于该记录内容进行的判断或决策提供给任何第三方。</w:t>
        </w:r>
      </w:ins>
    </w:p>
    <w:p w14:paraId="76172E06" w14:textId="77777777" w:rsidR="008E1C87" w:rsidRDefault="00A21C4F">
      <w:pPr>
        <w:spacing w:line="360" w:lineRule="auto"/>
        <w:rPr>
          <w:ins w:id="249" w:author="华中楠" w:date="2026-08-03T14:13:00Z"/>
          <w:rFonts w:ascii="Arial" w:eastAsia="楷体" w:hAnsi="Arial" w:cs="Arial"/>
          <w:color w:val="000000"/>
          <w:szCs w:val="21"/>
        </w:rPr>
      </w:pPr>
      <w:ins w:id="250" w:author="华中楠" w:date="2026-08-03T14:13:00Z">
        <w:r>
          <w:rPr>
            <w:rFonts w:ascii="Arial" w:eastAsia="楷体" w:hAnsi="Arial" w:cs="Arial" w:hint="eastAsia"/>
            <w:color w:val="000000"/>
            <w:szCs w:val="21"/>
          </w:rPr>
          <w:t>3.</w:t>
        </w:r>
        <w:r>
          <w:rPr>
            <w:rFonts w:ascii="Arial" w:eastAsia="楷体" w:hAnsi="Arial" w:cs="Arial"/>
            <w:color w:val="000000"/>
            <w:szCs w:val="21"/>
          </w:rPr>
          <w:t>3</w:t>
        </w:r>
        <w:r>
          <w:rPr>
            <w:rFonts w:ascii="Arial" w:eastAsia="楷体" w:hAnsi="Arial" w:cs="Arial" w:hint="eastAsia"/>
            <w:color w:val="000000"/>
            <w:szCs w:val="21"/>
          </w:rPr>
          <w:t>如果涉及甲方通过乙方服务线路对客户外呼，</w:t>
        </w:r>
        <w:r>
          <w:rPr>
            <w:rFonts w:ascii="Arial" w:eastAsia="楷体" w:hAnsi="Arial" w:cs="Arial" w:hint="eastAsia"/>
            <w:color w:val="000000"/>
            <w:szCs w:val="21"/>
          </w:rPr>
          <w:t>则乙方使用的主叫号码是由乙方随机提供的，乙方不保证其主叫号码的归属地及号码类型；如主叫号码为标记号码，乙方应尽</w:t>
        </w:r>
        <w:r>
          <w:rPr>
            <w:rFonts w:ascii="Arial" w:eastAsia="楷体" w:hAnsi="Arial" w:cs="Arial"/>
            <w:color w:val="000000"/>
            <w:szCs w:val="21"/>
          </w:rPr>
          <w:t>合理努力</w:t>
        </w:r>
        <w:r>
          <w:rPr>
            <w:rFonts w:ascii="Arial" w:eastAsia="楷体" w:hAnsi="Arial" w:cs="Arial" w:hint="eastAsia"/>
            <w:color w:val="000000"/>
            <w:szCs w:val="21"/>
          </w:rPr>
          <w:t>为甲方更换号码，但乙方不能保证所更换的号码为非标记号码。</w:t>
        </w:r>
      </w:ins>
    </w:p>
    <w:p w14:paraId="724D99C2" w14:textId="77777777" w:rsidR="008E1C87" w:rsidRDefault="008E1C87">
      <w:pPr>
        <w:spacing w:line="360" w:lineRule="auto"/>
        <w:rPr>
          <w:ins w:id="251" w:author="华中楠" w:date="2026-08-03T14:13:00Z"/>
          <w:rFonts w:ascii="Arial" w:eastAsia="楷体" w:hAnsi="Arial" w:cs="Arial"/>
          <w:color w:val="000000"/>
          <w:szCs w:val="21"/>
        </w:rPr>
      </w:pPr>
    </w:p>
    <w:p w14:paraId="261091CD" w14:textId="77777777" w:rsidR="008E1C87" w:rsidRDefault="00A21C4F">
      <w:pPr>
        <w:spacing w:line="360" w:lineRule="auto"/>
        <w:rPr>
          <w:ins w:id="252" w:author="华中楠" w:date="2026-08-03T14:13:00Z"/>
          <w:rFonts w:ascii="Arial" w:eastAsia="楷体" w:hAnsi="Arial" w:cs="Arial"/>
          <w:b/>
          <w:bCs/>
          <w:color w:val="000000"/>
          <w:szCs w:val="21"/>
        </w:rPr>
      </w:pPr>
      <w:ins w:id="253" w:author="华中楠" w:date="2026-08-03T14:13:00Z">
        <w:r>
          <w:rPr>
            <w:rFonts w:ascii="Arial" w:eastAsia="楷体" w:hAnsi="Arial" w:cs="Arial" w:hint="eastAsia"/>
            <w:b/>
            <w:bCs/>
            <w:color w:val="000000"/>
            <w:szCs w:val="21"/>
          </w:rPr>
          <w:t>四、乙方权利义务</w:t>
        </w:r>
      </w:ins>
    </w:p>
    <w:p w14:paraId="64B635B8" w14:textId="77777777" w:rsidR="008E1C87" w:rsidRDefault="00A21C4F">
      <w:pPr>
        <w:spacing w:line="360" w:lineRule="auto"/>
        <w:rPr>
          <w:ins w:id="254" w:author="华中楠" w:date="2026-08-03T14:13:00Z"/>
          <w:rFonts w:ascii="Arial" w:eastAsia="楷体" w:hAnsi="Arial" w:cs="Arial"/>
          <w:color w:val="000000"/>
          <w:szCs w:val="21"/>
        </w:rPr>
      </w:pPr>
      <w:ins w:id="255" w:author="华中楠" w:date="2026-08-03T14:13:00Z">
        <w:r>
          <w:rPr>
            <w:rFonts w:ascii="Arial" w:eastAsia="楷体" w:hAnsi="Arial" w:cs="Arial" w:hint="eastAsia"/>
            <w:color w:val="000000"/>
            <w:szCs w:val="21"/>
          </w:rPr>
          <w:t>4.</w:t>
        </w:r>
        <w:r>
          <w:rPr>
            <w:rFonts w:ascii="Arial" w:eastAsia="楷体" w:hAnsi="Arial" w:cs="Arial"/>
            <w:color w:val="000000"/>
            <w:szCs w:val="21"/>
          </w:rPr>
          <w:t>1</w:t>
        </w:r>
        <w:r>
          <w:rPr>
            <w:rFonts w:ascii="Arial" w:eastAsia="楷体" w:hAnsi="Arial" w:cs="Arial"/>
            <w:color w:val="000000"/>
            <w:szCs w:val="21"/>
          </w:rPr>
          <w:t>乙方有权根据通信运营商要求、市场行情变化等因素对本协议</w:t>
        </w:r>
        <w:r>
          <w:rPr>
            <w:rFonts w:ascii="Arial" w:eastAsia="楷体" w:hAnsi="Arial" w:cs="Arial"/>
            <w:color w:val="000000"/>
            <w:szCs w:val="21"/>
          </w:rPr>
          <w:t>附件</w:t>
        </w:r>
        <w:r>
          <w:rPr>
            <w:rFonts w:ascii="Arial" w:eastAsia="楷体" w:hAnsi="Arial" w:cs="Arial"/>
            <w:color w:val="000000"/>
            <w:szCs w:val="21"/>
          </w:rPr>
          <w:t>约定的服务价格进行调整，但乙方应提前</w:t>
        </w:r>
        <w:r>
          <w:rPr>
            <w:rFonts w:ascii="Arial" w:eastAsia="楷体" w:hAnsi="Arial" w:cs="Arial"/>
            <w:color w:val="000000"/>
            <w:szCs w:val="21"/>
          </w:rPr>
          <w:t>【</w:t>
        </w:r>
        <w:r>
          <w:rPr>
            <w:rFonts w:ascii="Arial" w:eastAsia="楷体" w:hAnsi="Arial" w:cs="Arial"/>
            <w:color w:val="000000"/>
            <w:szCs w:val="21"/>
          </w:rPr>
          <w:t>3</w:t>
        </w:r>
        <w:r>
          <w:rPr>
            <w:rFonts w:ascii="Arial" w:eastAsia="楷体" w:hAnsi="Arial" w:cs="Arial"/>
            <w:color w:val="000000"/>
            <w:szCs w:val="21"/>
          </w:rPr>
          <w:t>】</w:t>
        </w:r>
        <w:proofErr w:type="gramStart"/>
        <w:r>
          <w:rPr>
            <w:rFonts w:ascii="Arial" w:eastAsia="楷体" w:hAnsi="Arial" w:cs="Arial"/>
            <w:color w:val="000000"/>
            <w:szCs w:val="21"/>
          </w:rPr>
          <w:t>个</w:t>
        </w:r>
        <w:proofErr w:type="gramEnd"/>
        <w:r>
          <w:rPr>
            <w:rFonts w:ascii="Arial" w:eastAsia="楷体" w:hAnsi="Arial" w:cs="Arial"/>
            <w:color w:val="000000"/>
            <w:szCs w:val="21"/>
          </w:rPr>
          <w:t>工作日通知甲方。如甲方对乙方调整后的价格提出异议的，双方另行进行协商。</w:t>
        </w:r>
      </w:ins>
    </w:p>
    <w:p w14:paraId="3D37C24A" w14:textId="77777777" w:rsidR="008E1C87" w:rsidRDefault="00A21C4F">
      <w:pPr>
        <w:spacing w:line="360" w:lineRule="auto"/>
        <w:rPr>
          <w:ins w:id="256" w:author="华中楠" w:date="2026-08-03T14:13:00Z"/>
          <w:rFonts w:ascii="Arial" w:eastAsia="楷体" w:hAnsi="Arial" w:cs="Arial"/>
          <w:color w:val="000000"/>
          <w:szCs w:val="21"/>
        </w:rPr>
      </w:pPr>
      <w:ins w:id="257" w:author="华中楠" w:date="2026-08-03T14:13:00Z">
        <w:r>
          <w:rPr>
            <w:rFonts w:ascii="Arial" w:eastAsia="楷体" w:hAnsi="Arial" w:cs="Arial" w:hint="eastAsia"/>
            <w:color w:val="000000"/>
            <w:szCs w:val="21"/>
          </w:rPr>
          <w:t>4.</w:t>
        </w:r>
        <w:r>
          <w:rPr>
            <w:rFonts w:ascii="Arial" w:eastAsia="楷体" w:hAnsi="Arial" w:cs="Arial"/>
            <w:color w:val="000000"/>
            <w:szCs w:val="21"/>
          </w:rPr>
          <w:t>2</w:t>
        </w:r>
        <w:r>
          <w:rPr>
            <w:rFonts w:ascii="Arial" w:eastAsia="楷体" w:hAnsi="Arial" w:cs="Arial" w:hint="eastAsia"/>
            <w:color w:val="000000"/>
            <w:szCs w:val="21"/>
          </w:rPr>
          <w:t>乙方服务系统为甲方提供的呼叫记录保存时间最长为</w:t>
        </w:r>
        <w:r>
          <w:rPr>
            <w:rFonts w:ascii="Arial" w:eastAsia="楷体" w:hAnsi="Arial" w:cs="Arial" w:hint="eastAsia"/>
            <w:color w:val="000000"/>
            <w:szCs w:val="21"/>
          </w:rPr>
          <w:t>90</w:t>
        </w:r>
        <w:r>
          <w:rPr>
            <w:rFonts w:ascii="Arial" w:eastAsia="楷体" w:hAnsi="Arial" w:cs="Arial" w:hint="eastAsia"/>
            <w:color w:val="000000"/>
            <w:szCs w:val="21"/>
          </w:rPr>
          <w:t>天，甲方应及时将呼叫记录进行保存，乙方不对超出上述保存期限的呼叫记录承担保管责任。</w:t>
        </w:r>
      </w:ins>
    </w:p>
    <w:p w14:paraId="1F2560AF" w14:textId="77777777" w:rsidR="008E1C87" w:rsidRDefault="00A21C4F">
      <w:pPr>
        <w:spacing w:line="360" w:lineRule="auto"/>
        <w:rPr>
          <w:ins w:id="258" w:author="华中楠" w:date="2026-08-03T14:13:00Z"/>
          <w:rFonts w:ascii="Arial" w:eastAsia="楷体" w:hAnsi="Arial" w:cs="Arial"/>
          <w:color w:val="000000"/>
          <w:szCs w:val="21"/>
        </w:rPr>
      </w:pPr>
      <w:ins w:id="259" w:author="华中楠" w:date="2026-08-03T14:13:00Z">
        <w:r>
          <w:rPr>
            <w:rFonts w:ascii="Arial" w:eastAsia="楷体" w:hAnsi="Arial" w:cs="Arial" w:hint="eastAsia"/>
            <w:color w:val="000000"/>
            <w:szCs w:val="21"/>
          </w:rPr>
          <w:t>4.</w:t>
        </w:r>
        <w:r>
          <w:rPr>
            <w:rFonts w:ascii="Arial" w:eastAsia="楷体" w:hAnsi="Arial" w:cs="Arial"/>
            <w:color w:val="000000"/>
            <w:szCs w:val="21"/>
          </w:rPr>
          <w:t>3</w:t>
        </w:r>
        <w:r>
          <w:rPr>
            <w:rFonts w:ascii="Arial" w:eastAsia="楷体" w:hAnsi="Arial" w:cs="Arial"/>
            <w:color w:val="000000"/>
            <w:szCs w:val="21"/>
          </w:rPr>
          <w:t>如涉及甲方直接使用乙方系统的，</w:t>
        </w:r>
        <w:r>
          <w:rPr>
            <w:rFonts w:ascii="Arial" w:eastAsia="楷体" w:hAnsi="Arial" w:cs="Arial" w:hint="eastAsia"/>
            <w:color w:val="000000"/>
            <w:szCs w:val="21"/>
          </w:rPr>
          <w:t>甲方在使用乙方的服务系统时，若由于技术故障等原因造成系统紊乱等现象，甲方应及时书面通知乙方，乙方应尽快处理。如服务系统故障是由呼叫线路出现问题、通信运营商原因等非乙方原因造成的，乙方不承担相应的法律责任。</w:t>
        </w:r>
      </w:ins>
    </w:p>
    <w:p w14:paraId="77FADE35" w14:textId="77777777" w:rsidR="008E1C87" w:rsidRDefault="00A21C4F">
      <w:pPr>
        <w:spacing w:line="360" w:lineRule="auto"/>
        <w:rPr>
          <w:ins w:id="260" w:author="华中楠" w:date="2026-08-03T14:13:00Z"/>
          <w:color w:val="000000"/>
        </w:rPr>
      </w:pPr>
      <w:ins w:id="261" w:author="华中楠" w:date="2026-08-03T14:13:00Z">
        <w:r>
          <w:rPr>
            <w:rFonts w:ascii="Arial" w:eastAsia="楷体" w:hAnsi="Arial" w:cs="Arial" w:hint="eastAsia"/>
            <w:color w:val="000000"/>
            <w:szCs w:val="21"/>
          </w:rPr>
          <w:t>4.</w:t>
        </w:r>
        <w:r>
          <w:rPr>
            <w:rFonts w:ascii="Arial" w:eastAsia="楷体" w:hAnsi="Arial" w:cs="Arial"/>
            <w:color w:val="000000"/>
            <w:szCs w:val="21"/>
          </w:rPr>
          <w:t>4</w:t>
        </w:r>
        <w:r>
          <w:rPr>
            <w:rFonts w:ascii="Arial" w:eastAsia="楷体" w:hAnsi="Arial" w:cs="Arial" w:hint="eastAsia"/>
            <w:color w:val="000000"/>
            <w:szCs w:val="21"/>
          </w:rPr>
          <w:t>乙方有权依据通信运营商的呼叫系统服务规则对</w:t>
        </w:r>
        <w:r>
          <w:rPr>
            <w:rFonts w:ascii="Arial" w:eastAsia="楷体" w:hAnsi="Arial" w:cs="Arial" w:hint="eastAsia"/>
            <w:color w:val="000000"/>
            <w:szCs w:val="21"/>
          </w:rPr>
          <w:t>硅基员工</w:t>
        </w:r>
        <w:r>
          <w:rPr>
            <w:rFonts w:ascii="Arial" w:eastAsia="楷体" w:hAnsi="Arial" w:cs="Arial" w:hint="eastAsia"/>
            <w:color w:val="000000"/>
            <w:szCs w:val="21"/>
          </w:rPr>
          <w:t>的系统服务规则做出设定和调整，</w:t>
        </w:r>
        <w:r>
          <w:rPr>
            <w:rFonts w:ascii="Arial" w:eastAsia="楷体" w:hAnsi="Arial" w:cs="Arial"/>
            <w:color w:val="000000"/>
            <w:szCs w:val="21"/>
          </w:rPr>
          <w:t>包括但不</w:t>
        </w:r>
        <w:r>
          <w:rPr>
            <w:rFonts w:ascii="Arial" w:eastAsia="楷体" w:hAnsi="Arial" w:cs="Arial" w:hint="eastAsia"/>
            <w:color w:val="000000"/>
            <w:szCs w:val="21"/>
          </w:rPr>
          <w:t>限于</w:t>
        </w:r>
        <w:r>
          <w:rPr>
            <w:rFonts w:ascii="Arial" w:eastAsia="楷体" w:hAnsi="Arial" w:cs="Arial" w:hint="eastAsia"/>
            <w:color w:val="000000"/>
            <w:szCs w:val="21"/>
          </w:rPr>
          <w:t>每天对同一号码的呼叫次数、</w:t>
        </w:r>
        <w:r>
          <w:rPr>
            <w:rFonts w:ascii="Arial" w:eastAsia="楷体" w:hAnsi="Arial" w:cs="Arial" w:hint="eastAsia"/>
            <w:color w:val="000000"/>
            <w:szCs w:val="21"/>
          </w:rPr>
          <w:t>硅基员工</w:t>
        </w:r>
        <w:r>
          <w:rPr>
            <w:rFonts w:ascii="Arial" w:eastAsia="楷体" w:hAnsi="Arial" w:cs="Arial" w:hint="eastAsia"/>
            <w:color w:val="000000"/>
            <w:szCs w:val="21"/>
          </w:rPr>
          <w:t>每天</w:t>
        </w:r>
        <w:r>
          <w:rPr>
            <w:rFonts w:ascii="Arial" w:eastAsia="楷体" w:hAnsi="Arial" w:cs="Arial" w:hint="eastAsia"/>
            <w:color w:val="000000"/>
            <w:szCs w:val="21"/>
          </w:rPr>
          <w:t>的工作时间等。甲方授权乙方通过外呼、短信、</w:t>
        </w:r>
        <w:proofErr w:type="gramStart"/>
        <w:r>
          <w:rPr>
            <w:rFonts w:ascii="Arial" w:eastAsia="楷体" w:hAnsi="Arial" w:cs="Arial" w:hint="eastAsia"/>
            <w:color w:val="000000"/>
            <w:szCs w:val="21"/>
          </w:rPr>
          <w:t>企微等</w:t>
        </w:r>
        <w:proofErr w:type="gramEnd"/>
        <w:r>
          <w:rPr>
            <w:rFonts w:ascii="Arial" w:eastAsia="楷体" w:hAnsi="Arial" w:cs="Arial" w:hint="eastAsia"/>
            <w:color w:val="000000"/>
            <w:szCs w:val="21"/>
          </w:rPr>
          <w:t>发送方式提供本合同</w:t>
        </w:r>
        <w:r>
          <w:rPr>
            <w:rFonts w:ascii="Arial" w:eastAsia="楷体" w:hAnsi="Arial" w:cs="Arial" w:hint="eastAsia"/>
            <w:color w:val="000000"/>
            <w:szCs w:val="21"/>
          </w:rPr>
          <w:lastRenderedPageBreak/>
          <w:t>项下服务。</w:t>
        </w:r>
      </w:ins>
    </w:p>
    <w:p w14:paraId="4C473E4D" w14:textId="77777777" w:rsidR="00FD45CC" w:rsidRDefault="00FD45CC">
      <w:pPr>
        <w:spacing w:line="360" w:lineRule="auto"/>
        <w:ind w:firstLineChars="196" w:firstLine="413"/>
        <w:rPr>
          <w:del w:id="262" w:author="华中楠" w:date="2026-08-03T14:13:00Z"/>
          <w:rFonts w:ascii="Arial" w:eastAsia="楷体" w:hAnsi="Arial" w:cs="Arial"/>
          <w:b/>
          <w:bCs/>
          <w:color w:val="000000"/>
          <w:szCs w:val="21"/>
        </w:rPr>
      </w:pPr>
    </w:p>
    <w:p w14:paraId="6B835A1D" w14:textId="77777777" w:rsidR="00FD45CC" w:rsidRDefault="00FD45CC">
      <w:pPr>
        <w:pBdr>
          <w:top w:val="none" w:sz="0" w:space="1" w:color="auto"/>
          <w:bottom w:val="none" w:sz="0" w:space="2" w:color="auto"/>
          <w:right w:val="none" w:sz="0" w:space="4" w:color="auto"/>
        </w:pBdr>
        <w:spacing w:line="360" w:lineRule="auto"/>
        <w:rPr>
          <w:del w:id="263" w:author="华中楠" w:date="2026-08-03T14:13:00Z"/>
          <w:rFonts w:ascii="Arial" w:eastAsia="楷体" w:hAnsi="Arial" w:cs="Arial"/>
          <w:b/>
          <w:color w:val="000000"/>
          <w:sz w:val="36"/>
          <w:szCs w:val="36"/>
        </w:rPr>
      </w:pPr>
    </w:p>
    <w:p w14:paraId="45F31468" w14:textId="77777777" w:rsidR="00FD45CC" w:rsidRDefault="00FD45CC">
      <w:pPr>
        <w:pBdr>
          <w:top w:val="none" w:sz="0" w:space="1" w:color="auto"/>
          <w:bottom w:val="none" w:sz="0" w:space="2" w:color="auto"/>
          <w:right w:val="none" w:sz="0" w:space="4" w:color="auto"/>
        </w:pBdr>
        <w:spacing w:line="360" w:lineRule="auto"/>
        <w:rPr>
          <w:del w:id="264" w:author="华中楠" w:date="2026-08-03T14:13:00Z"/>
          <w:rFonts w:ascii="Arial" w:eastAsia="楷体" w:hAnsi="Arial" w:cs="Arial"/>
          <w:bCs/>
          <w:color w:val="000000"/>
          <w:szCs w:val="21"/>
        </w:rPr>
      </w:pPr>
    </w:p>
    <w:p w14:paraId="145556D3" w14:textId="77777777" w:rsidR="00FD45CC" w:rsidRDefault="00FD45CC">
      <w:pPr>
        <w:spacing w:line="360" w:lineRule="auto"/>
        <w:ind w:firstLineChars="196" w:firstLine="413"/>
        <w:rPr>
          <w:rFonts w:ascii="Arial" w:hAnsi="Arial"/>
          <w:b/>
          <w:color w:val="000000"/>
          <w:rPrChange w:id="265" w:author="华中楠" w:date="2026-08-03T14:13:00Z">
            <w:rPr>
              <w:rFonts w:ascii="Arial" w:hAnsi="Arial" w:cs="Arial"/>
              <w:b/>
              <w:bCs/>
              <w:color w:val="000000"/>
              <w:sz w:val="24"/>
            </w:rPr>
          </w:rPrChange>
        </w:rPr>
        <w:pPrChange w:id="266" w:author="华中楠" w:date="2026-08-03T14:13:00Z">
          <w:pPr>
            <w:spacing w:line="360" w:lineRule="auto"/>
          </w:pPr>
        </w:pPrChange>
      </w:pPr>
    </w:p>
    <w:p w14:paraId="0ADC763C" w14:textId="77777777" w:rsidR="00FD45CC" w:rsidRDefault="00FD45CC">
      <w:pPr>
        <w:spacing w:line="360" w:lineRule="auto"/>
        <w:ind w:firstLineChars="196" w:firstLine="413"/>
        <w:rPr>
          <w:rFonts w:ascii="Arial" w:hAnsi="Arial"/>
          <w:b/>
          <w:color w:val="000000"/>
          <w:rPrChange w:id="267" w:author="华中楠" w:date="2026-08-03T14:13:00Z">
            <w:rPr>
              <w:rFonts w:ascii="Arial" w:hAnsi="Arial" w:cs="Arial"/>
              <w:color w:val="000000"/>
            </w:rPr>
          </w:rPrChange>
        </w:rPr>
        <w:pPrChange w:id="268" w:author="华中楠" w:date="2026-08-03T14:13:00Z">
          <w:pPr>
            <w:spacing w:line="360" w:lineRule="auto"/>
          </w:pPr>
        </w:pPrChange>
      </w:pPr>
    </w:p>
    <w:p w14:paraId="1DFAD30C" w14:textId="77777777" w:rsidR="00FD45CC" w:rsidRDefault="00FD45CC">
      <w:pPr>
        <w:pBdr>
          <w:top w:val="none" w:sz="0" w:space="1" w:color="auto"/>
          <w:bottom w:val="none" w:sz="0" w:space="2" w:color="auto"/>
          <w:right w:val="none" w:sz="0" w:space="4" w:color="auto"/>
        </w:pBdr>
        <w:spacing w:line="360" w:lineRule="auto"/>
        <w:rPr>
          <w:rFonts w:ascii="Arial" w:hAnsi="Arial"/>
          <w:b/>
          <w:color w:val="000000"/>
          <w:sz w:val="36"/>
          <w:rPrChange w:id="269" w:author="华中楠" w:date="2026-08-03T14:13:00Z">
            <w:rPr>
              <w:rFonts w:ascii="Arial" w:hAnsi="Arial" w:cs="Arial"/>
              <w:color w:val="000000"/>
            </w:rPr>
          </w:rPrChange>
        </w:rPr>
        <w:pPrChange w:id="270" w:author="华中楠" w:date="2026-08-03T14:13:00Z">
          <w:pPr>
            <w:spacing w:line="360" w:lineRule="auto"/>
          </w:pPr>
        </w:pPrChange>
      </w:pPr>
    </w:p>
    <w:p w14:paraId="12FB645B" w14:textId="77777777" w:rsidR="00FD45CC" w:rsidRDefault="00FD45CC">
      <w:pPr>
        <w:pBdr>
          <w:top w:val="none" w:sz="0" w:space="1" w:color="auto"/>
          <w:bottom w:val="none" w:sz="0" w:space="2" w:color="auto"/>
          <w:right w:val="none" w:sz="0" w:space="4" w:color="auto"/>
        </w:pBdr>
        <w:spacing w:line="360" w:lineRule="auto"/>
        <w:rPr>
          <w:rFonts w:ascii="Arial" w:hAnsi="Arial" w:cs="Arial"/>
          <w:color w:val="000000"/>
        </w:rPr>
        <w:pPrChange w:id="271" w:author="华中楠" w:date="2026-08-03T14:13:00Z">
          <w:pPr>
            <w:spacing w:line="360" w:lineRule="auto"/>
          </w:pPr>
        </w:pPrChange>
      </w:pPr>
    </w:p>
    <w:p w14:paraId="5B6F79BB" w14:textId="77777777" w:rsidR="00FD45CC" w:rsidRDefault="00FD45CC">
      <w:pPr>
        <w:spacing w:line="360" w:lineRule="auto"/>
        <w:rPr>
          <w:rFonts w:ascii="Arial" w:hAnsi="Arial"/>
          <w:b/>
          <w:color w:val="000000"/>
          <w:sz w:val="24"/>
          <w:rPrChange w:id="272" w:author="华中楠" w:date="2026-08-03T14:13:00Z">
            <w:rPr>
              <w:rFonts w:ascii="Arial" w:hAnsi="Arial" w:cs="Arial"/>
              <w:color w:val="000000"/>
            </w:rPr>
          </w:rPrChange>
        </w:rPr>
        <w:pPrChange w:id="273" w:author="华中楠" w:date="2026-08-03T14:13:00Z">
          <w:pPr/>
        </w:pPrChange>
      </w:pPr>
    </w:p>
    <w:p w14:paraId="35D708F8" w14:textId="77777777" w:rsidR="00FD45CC" w:rsidRDefault="00FD45CC">
      <w:pPr>
        <w:spacing w:line="360" w:lineRule="auto"/>
        <w:rPr>
          <w:rFonts w:ascii="Arial" w:hAnsi="Arial" w:cs="Arial"/>
          <w:color w:val="000000"/>
        </w:rPr>
        <w:pPrChange w:id="274" w:author="华中楠" w:date="2026-08-03T14:13:00Z">
          <w:pPr/>
        </w:pPrChange>
      </w:pPr>
    </w:p>
    <w:p w14:paraId="2EACBB93" w14:textId="77777777" w:rsidR="00FD45CC" w:rsidRDefault="00FD45CC">
      <w:pPr>
        <w:tabs>
          <w:tab w:val="left" w:pos="760"/>
        </w:tabs>
        <w:jc w:val="left"/>
        <w:rPr>
          <w:rFonts w:ascii="Arial" w:eastAsia="楷体" w:hAnsi="Arial" w:cs="Arial"/>
          <w:b/>
          <w:bCs/>
          <w:color w:val="000000"/>
        </w:rPr>
      </w:pPr>
    </w:p>
    <w:sectPr w:rsidR="00FD45CC">
      <w:headerReference w:type="default" r:id="rId19"/>
      <w:footerReference w:type="default" r:id="rId20"/>
      <w:type w:val="continuous"/>
      <w:pgSz w:w="11906" w:h="16838"/>
      <w:pgMar w:top="720" w:right="720" w:bottom="720" w:left="720" w:header="851" w:footer="992" w:gutter="0"/>
      <w:pgNumType w:start="1"/>
      <w:cols w:space="425"/>
      <w:docGrid w:type="lines" w:linePitch="312"/>
      <w:sectPrChange w:id="285" w:author="华中楠" w:date="2026-08-03T14:13:00Z">
        <w:sectPr w:rsidR="00FD45CC">
          <w:type w:val="nextPage"/>
          <w:pgMar w:top="1440" w:right="1800" w:bottom="1440" w:left="1800" w:header="851" w:footer="992"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彭宇欣" w:date="2026-02-06T10:17:00Z" w:initials="">
    <w:p w14:paraId="365BAB5F" w14:textId="77777777" w:rsidR="00FD45CC" w:rsidRDefault="00A21C4F">
      <w:pPr>
        <w:pStyle w:val="a4"/>
        <w:rPr>
          <w:b/>
          <w:bCs/>
        </w:rPr>
      </w:pPr>
      <w:r>
        <w:rPr>
          <w:rFonts w:hint="eastAsia"/>
          <w:b/>
          <w:bCs/>
        </w:rPr>
        <w:t>1.</w:t>
      </w:r>
      <w:proofErr w:type="gramStart"/>
      <w:r>
        <w:rPr>
          <w:rFonts w:hint="eastAsia"/>
          <w:b/>
          <w:bCs/>
        </w:rPr>
        <w:t>百融至</w:t>
      </w:r>
      <w:proofErr w:type="gramEnd"/>
      <w:r>
        <w:rPr>
          <w:rFonts w:hint="eastAsia"/>
          <w:b/>
          <w:bCs/>
        </w:rPr>
        <w:t>信（北京）科技有限公司</w:t>
      </w:r>
    </w:p>
    <w:p w14:paraId="4C3BED13" w14:textId="77777777" w:rsidR="00FD45CC" w:rsidRDefault="00A21C4F">
      <w:pPr>
        <w:pStyle w:val="a4"/>
        <w:numPr>
          <w:ilvl w:val="0"/>
          <w:numId w:val="1"/>
        </w:numPr>
        <w:rPr>
          <w:b/>
          <w:bCs/>
        </w:rPr>
      </w:pPr>
      <w:r>
        <w:rPr>
          <w:rFonts w:hint="eastAsia"/>
          <w:b/>
          <w:bCs/>
        </w:rPr>
        <w:t>北京百融睿博科技有限公司</w:t>
      </w:r>
    </w:p>
    <w:p w14:paraId="75CA2610" w14:textId="77777777" w:rsidR="00FD45CC" w:rsidRDefault="00A21C4F">
      <w:pPr>
        <w:pStyle w:val="a4"/>
      </w:pPr>
      <w:r>
        <w:rPr>
          <w:rFonts w:hint="eastAsia"/>
        </w:rPr>
        <w:t>主体问题请咨询</w:t>
      </w:r>
      <w:proofErr w:type="gramStart"/>
      <w:r>
        <w:rPr>
          <w:rFonts w:hint="eastAsia"/>
        </w:rPr>
        <w:t>对应销管</w:t>
      </w:r>
      <w:proofErr w:type="gramEnd"/>
      <w:r>
        <w:rPr>
          <w:rFonts w:hint="eastAsia"/>
        </w:rPr>
        <w:t>/</w:t>
      </w:r>
      <w:r>
        <w:rPr>
          <w:rFonts w:hint="eastAsia"/>
        </w:rPr>
        <w:t>财务。</w:t>
      </w:r>
    </w:p>
  </w:comment>
  <w:comment w:id="31" w:author="彭宇欣" w:date="2026-02-24T15:59:00Z" w:initials="彭宇欣">
    <w:p w14:paraId="7A7F25E8" w14:textId="77777777" w:rsidR="00FD45CC" w:rsidRDefault="00A21C4F">
      <w:pPr>
        <w:pStyle w:val="a4"/>
        <w:rPr>
          <w:b/>
          <w:bCs/>
        </w:rPr>
      </w:pPr>
      <w:bookmarkStart w:id="36" w:name="_T565325294_4059754506"/>
      <w:r>
        <w:rPr>
          <w:rFonts w:hint="eastAsia"/>
          <w:b/>
          <w:bCs/>
        </w:rPr>
        <w:t>1.</w:t>
      </w:r>
      <w:proofErr w:type="gramStart"/>
      <w:r>
        <w:rPr>
          <w:b/>
          <w:bCs/>
        </w:rPr>
        <w:t>百融至</w:t>
      </w:r>
      <w:proofErr w:type="gramEnd"/>
      <w:r>
        <w:rPr>
          <w:b/>
          <w:bCs/>
        </w:rPr>
        <w:t>信（北京）科技有限公司</w:t>
      </w:r>
      <w:r>
        <w:rPr>
          <w:b/>
          <w:bCs/>
        </w:rPr>
        <w:t xml:space="preserve"> </w:t>
      </w:r>
    </w:p>
    <w:p w14:paraId="672329BF" w14:textId="77777777" w:rsidR="00FD45CC" w:rsidRDefault="00A21C4F">
      <w:pPr>
        <w:pStyle w:val="a4"/>
        <w:rPr>
          <w:b/>
          <w:bCs/>
        </w:rPr>
      </w:pPr>
      <w:r>
        <w:rPr>
          <w:b/>
          <w:bCs/>
        </w:rPr>
        <w:t>2.</w:t>
      </w:r>
      <w:r>
        <w:rPr>
          <w:b/>
          <w:bCs/>
        </w:rPr>
        <w:t>北京百融睿博科技有限公司</w:t>
      </w:r>
    </w:p>
    <w:p w14:paraId="4B0580FE" w14:textId="77777777" w:rsidR="00FD45CC" w:rsidRDefault="00A21C4F">
      <w:pPr>
        <w:pStyle w:val="a4"/>
      </w:pPr>
      <w:r>
        <w:t>主体问题请咨询</w:t>
      </w:r>
      <w:proofErr w:type="gramStart"/>
      <w:r>
        <w:t>对应销管</w:t>
      </w:r>
      <w:proofErr w:type="gramEnd"/>
      <w:r>
        <w:t>/</w:t>
      </w:r>
      <w:r>
        <w:t>财务。</w:t>
      </w:r>
    </w:p>
    <w:bookmarkEnd w:id="36"/>
  </w:comment>
  <w:comment w:id="78" w:author="王玉" w:date="2026-08-03T14:52:00Z" w:initials="王玉">
    <w:p w14:paraId="540D3ACD" w14:textId="11624E60" w:rsidR="00815962" w:rsidRDefault="00815962">
      <w:pPr>
        <w:pStyle w:val="a4"/>
        <w:rPr>
          <w:rFonts w:hint="eastAsia"/>
        </w:rPr>
      </w:pPr>
      <w:r>
        <w:rPr>
          <w:rStyle w:val="aa"/>
        </w:rPr>
        <w:annotationRef/>
      </w:r>
      <w:r>
        <w:rPr>
          <w:rFonts w:hint="eastAsia"/>
        </w:rPr>
        <w:t>请先提供相关文本</w:t>
      </w:r>
    </w:p>
  </w:comment>
  <w:comment w:id="128" w:author="彭宇欣" w:date="2026-02-06T10:18:00Z" w:initials="">
    <w:p w14:paraId="7ECF06E0" w14:textId="77777777" w:rsidR="00FD45CC" w:rsidRDefault="00A21C4F">
      <w:pPr>
        <w:pStyle w:val="a4"/>
      </w:pPr>
      <w:r>
        <w:rPr>
          <w:rFonts w:hint="eastAsia"/>
        </w:rPr>
        <w:t>请按照客户情况进行选择。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5CA2610" w15:done="0"/>
  <w15:commentEx w15:paraId="4B0580FE" w15:done="0"/>
  <w15:commentEx w15:paraId="540D3ACD" w15:done="0"/>
  <w15:commentEx w15:paraId="7ECF06E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5CA2610" w16cid:durableId="2E1B209B"/>
  <w16cid:commentId w16cid:paraId="4B0580FE" w16cid:durableId="2E1B209C"/>
  <w16cid:commentId w16cid:paraId="540D3ACD" w16cid:durableId="2E1B29A2"/>
  <w16cid:commentId w16cid:paraId="7ECF06E0" w16cid:durableId="2E1B20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D01E63" w14:textId="77777777" w:rsidR="00A21C4F" w:rsidRDefault="00A21C4F">
      <w:r>
        <w:separator/>
      </w:r>
    </w:p>
  </w:endnote>
  <w:endnote w:type="continuationSeparator" w:id="0">
    <w:p w14:paraId="6C40CE58" w14:textId="77777777" w:rsidR="00A21C4F" w:rsidRDefault="00A21C4F">
      <w:r>
        <w:continuationSeparator/>
      </w:r>
    </w:p>
  </w:endnote>
  <w:endnote w:type="continuationNotice" w:id="1">
    <w:p w14:paraId="5F5B3B8E" w14:textId="77777777" w:rsidR="00A21C4F" w:rsidRDefault="00A21C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68C217" w14:textId="77777777" w:rsidR="00FD45CC" w:rsidRDefault="00A21C4F">
    <w:pPr>
      <w:pStyle w:val="a6"/>
      <w:framePr w:wrap="around" w:vAnchor="text" w:hAnchor="margin" w:xAlign="right" w:y="1"/>
      <w:rPr>
        <w:rStyle w:val="a9"/>
      </w:rPr>
    </w:pPr>
    <w:r>
      <w:fldChar w:fldCharType="begin"/>
    </w:r>
    <w:r>
      <w:rPr>
        <w:rStyle w:val="a9"/>
      </w:rPr>
      <w:instrText xml:space="preserve">PAGE  </w:instrText>
    </w:r>
    <w:r>
      <w:fldChar w:fldCharType="separate"/>
    </w:r>
    <w:r>
      <w:rPr>
        <w:rStyle w:val="a9"/>
      </w:rPr>
      <w:t>2</w:t>
    </w:r>
    <w:r>
      <w:fldChar w:fldCharType="end"/>
    </w:r>
  </w:p>
  <w:p w14:paraId="47C75638" w14:textId="77777777" w:rsidR="00FD45CC" w:rsidRDefault="00FD45CC">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FB159B" w14:textId="77777777" w:rsidR="00FD45CC" w:rsidRDefault="00FD45CC">
    <w:pPr>
      <w:pStyle w:val="a6"/>
      <w:jc w:val="center"/>
      <w:rPr>
        <w:sz w:val="21"/>
      </w:rPr>
    </w:pPr>
  </w:p>
  <w:sdt>
    <w:sdtPr>
      <w:rPr>
        <w:sz w:val="21"/>
        <w:szCs w:val="21"/>
      </w:rPr>
      <w:id w:val="150415877"/>
    </w:sdtPr>
    <w:sdtEndPr/>
    <w:sdtContent>
      <w:p w14:paraId="719CB761" w14:textId="77777777" w:rsidR="00FD45CC" w:rsidRDefault="00FD45CC">
        <w:pPr>
          <w:pStyle w:val="a6"/>
          <w:jc w:val="center"/>
        </w:pPr>
      </w:p>
      <w:p w14:paraId="7DB87CBC" w14:textId="77777777" w:rsidR="00FD45CC" w:rsidRDefault="00FD45CC">
        <w:pPr>
          <w:pStyle w:val="a6"/>
          <w:jc w:val="center"/>
        </w:pPr>
      </w:p>
      <w:p w14:paraId="05EC7FB1" w14:textId="77777777" w:rsidR="00FD45CC" w:rsidRDefault="00A21C4F">
        <w:pPr>
          <w:pStyle w:val="a6"/>
          <w:jc w:val="center"/>
        </w:pPr>
      </w:p>
    </w:sdtContent>
  </w:sdt>
  <w:p w14:paraId="5ED09044" w14:textId="77777777" w:rsidR="00FD45CC" w:rsidRDefault="00FD45CC">
    <w:pPr>
      <w:pStyle w:val="a6"/>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D507F0" w14:textId="77777777" w:rsidR="00FD45CC" w:rsidRDefault="00FD45CC">
    <w:pPr>
      <w:pStyle w:val="a6"/>
      <w:tabs>
        <w:tab w:val="clear" w:pos="4153"/>
      </w:tabs>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FAB6F8" w14:textId="1526F201" w:rsidR="008E1C87" w:rsidRDefault="00A21C4F">
    <w:pPr>
      <w:pStyle w:val="a6"/>
      <w:rPr>
        <w:rFonts w:ascii="Arial" w:hAnsi="Arial" w:cs="Arial"/>
      </w:rPr>
    </w:pPr>
    <w:ins w:id="162" w:author="华中楠" w:date="2026-08-03T14:13:00Z">
      <w:r>
        <w:rPr>
          <w:noProof/>
        </w:rPr>
        <mc:AlternateContent>
          <mc:Choice Requires="wps">
            <w:drawing>
              <wp:anchor distT="0" distB="0" distL="114300" distR="114300" simplePos="0" relativeHeight="251668992" behindDoc="0" locked="0" layoutInCell="1" allowOverlap="1" wp14:anchorId="121EDB38" wp14:editId="44CCB86D">
                <wp:simplePos x="0" y="0"/>
                <wp:positionH relativeFrom="margin">
                  <wp:align>center</wp:align>
                </wp:positionH>
                <wp:positionV relativeFrom="paragraph">
                  <wp:posOffset>0</wp:posOffset>
                </wp:positionV>
                <wp:extent cx="32512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3251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5F570C" w14:textId="77777777" w:rsidR="008E1C87" w:rsidRDefault="00A21C4F">
                            <w:pPr>
                              <w:pStyle w:val="a6"/>
                              <w:rPr>
                                <w:ins w:id="163" w:author="华中楠" w:date="2026-08-03T14:13:00Z"/>
                                <w:rFonts w:ascii="Arial" w:hAnsi="Arial" w:cs="Arial"/>
                                <w:szCs w:val="18"/>
                              </w:rPr>
                            </w:pPr>
                            <w:ins w:id="164" w:author="华中楠" w:date="2026-08-03T14:13:00Z">
                              <w:r>
                                <w:rPr>
                                  <w:rFonts w:ascii="Arial" w:hAnsi="Arial" w:cs="Arial"/>
                                  <w:szCs w:val="18"/>
                                </w:rPr>
                                <w:fldChar w:fldCharType="begin"/>
                              </w:r>
                              <w:r>
                                <w:rPr>
                                  <w:rFonts w:ascii="Arial" w:hAnsi="Arial" w:cs="Arial"/>
                                  <w:szCs w:val="18"/>
                                </w:rPr>
                                <w:instrText xml:space="preserve"> PAGE  \* MERGEFORMAT </w:instrText>
                              </w:r>
                              <w:r>
                                <w:rPr>
                                  <w:rFonts w:ascii="Arial" w:hAnsi="Arial" w:cs="Arial"/>
                                  <w:szCs w:val="18"/>
                                </w:rPr>
                                <w:fldChar w:fldCharType="separate"/>
                              </w:r>
                              <w:r>
                                <w:rPr>
                                  <w:rFonts w:ascii="Arial" w:hAnsi="Arial" w:cs="Arial"/>
                                  <w:szCs w:val="18"/>
                                </w:rPr>
                                <w:t>1</w:t>
                              </w:r>
                              <w:r>
                                <w:rPr>
                                  <w:rFonts w:ascii="Arial" w:hAnsi="Arial" w:cs="Arial"/>
                                  <w:szCs w:val="18"/>
                                </w:rPr>
                                <w:fldChar w:fldCharType="end"/>
                              </w:r>
                            </w:ins>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21EDB38" id="_x0000_t202" coordsize="21600,21600" o:spt="202" path="m,l,21600r21600,l21600,xe">
                <v:stroke joinstyle="miter"/>
                <v:path gradientshapeok="t" o:connecttype="rect"/>
              </v:shapetype>
              <v:shape id="文本框 14" o:spid="_x0000_s1026" type="#_x0000_t202" style="position:absolute;margin-left:0;margin-top:0;width:25.6pt;height:2in;z-index:2516689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" filled="f" stroked="f" strokeweight=".5pt">
                <v:textbox style="mso-fit-shape-to-text:t" inset="0,0,0,0">
                  <w:txbxContent>
                    <w:p w14:paraId="5E5F570C" w14:textId="77777777" w:rsidR="008E1C87" w:rsidRDefault="00A21C4F">
                      <w:pPr>
                        <w:pStyle w:val="a6"/>
                        <w:rPr>
                          <w:ins w:id="165" w:author="华中楠" w:date="2026-08-03T14:13:00Z"/>
                          <w:rFonts w:ascii="Arial" w:hAnsi="Arial" w:cs="Arial"/>
                          <w:szCs w:val="18"/>
                        </w:rPr>
                      </w:pPr>
                      <w:ins w:id="166" w:author="华中楠" w:date="2026-08-03T14:13:00Z">
                        <w:r>
                          <w:rPr>
                            <w:rFonts w:ascii="Arial" w:hAnsi="Arial" w:cs="Arial"/>
                            <w:szCs w:val="18"/>
                          </w:rPr>
                          <w:fldChar w:fldCharType="begin"/>
                        </w:r>
                        <w:r>
                          <w:rPr>
                            <w:rFonts w:ascii="Arial" w:hAnsi="Arial" w:cs="Arial"/>
                            <w:szCs w:val="18"/>
                          </w:rPr>
                          <w:instrText xml:space="preserve"> PAGE  \* MERGEFORMAT </w:instrText>
                        </w:r>
                        <w:r>
                          <w:rPr>
                            <w:rFonts w:ascii="Arial" w:hAnsi="Arial" w:cs="Arial"/>
                            <w:szCs w:val="18"/>
                          </w:rPr>
                          <w:fldChar w:fldCharType="separate"/>
                        </w:r>
                        <w:r>
                          <w:rPr>
                            <w:rFonts w:ascii="Arial" w:hAnsi="Arial" w:cs="Arial"/>
                            <w:szCs w:val="18"/>
                          </w:rPr>
                          <w:t>1</w:t>
                        </w:r>
                        <w:r>
                          <w:rPr>
                            <w:rFonts w:ascii="Arial" w:hAnsi="Arial" w:cs="Arial"/>
                            <w:szCs w:val="18"/>
                          </w:rPr>
                          <w:fldChar w:fldCharType="end"/>
                        </w:r>
                      </w:ins>
                    </w:p>
                  </w:txbxContent>
                </v:textbox>
                <w10:wrap anchorx="margin"/>
              </v:shape>
            </w:pict>
          </mc:Fallback>
        </mc:AlternateContent>
      </w:r>
      <w:r>
        <w:rPr>
          <w:noProof/>
        </w:rPr>
        <mc:AlternateContent>
          <mc:Choice Requires="wps">
            <w:drawing>
              <wp:anchor distT="0" distB="0" distL="114300" distR="114300" simplePos="0" relativeHeight="251667968" behindDoc="0" locked="0" layoutInCell="1" allowOverlap="1" wp14:anchorId="7CCC1991" wp14:editId="3CFDC610">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065AD1" w14:textId="77777777" w:rsidR="008E1C87" w:rsidRDefault="008E1C87">
                            <w:pPr>
                              <w:pStyle w:val="a6"/>
                              <w:rPr>
                                <w:ins w:id="167" w:author="华中楠" w:date="2026-08-03T14:13:00Z"/>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7CCC1991" id="文本框 15" o:spid="_x0000_s1027" type="#_x0000_t202" style="position:absolute;margin-left:0;margin-top:0;width:2in;height:2in;z-index:2516679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YVzZQIAABMFAAAOAAAAZHJzL2Uyb0RvYy54bWysVM1uEzEQviPxDpbvdNOiVl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Cq9YVzZQIAABMFAAAOAAAAAAAAAAAAAAAAAC4CAABkcnMvZTJvRG9j&#10;LnhtbFBLAQItABQABgAIAAAAIQBxqtG51wAAAAUBAAAPAAAAAAAAAAAAAAAAAL8EAABkcnMvZG93&#10;bnJldi54bWxQSwUGAAAAAAQABADzAAAAwwUAAAAA&#10;" filled="f" stroked="f" strokeweight=".5pt">
                <v:textbox style="mso-fit-shape-to-text:t" inset="0,0,0,0">
                  <w:txbxContent>
                    <w:p w14:paraId="06065AD1" w14:textId="77777777" w:rsidR="008E1C87" w:rsidRDefault="008E1C87">
                      <w:pPr>
                        <w:pStyle w:val="a6"/>
                        <w:rPr>
                          <w:ins w:id="168" w:author="华中楠" w:date="2026-08-03T14:13:00Z"/>
                        </w:rPr>
                      </w:pPr>
                    </w:p>
                  </w:txbxContent>
                </v:textbox>
                <w10:wrap anchorx="margin"/>
              </v:shape>
            </w:pict>
          </mc:Fallback>
        </mc:AlternateContent>
      </w:r>
    </w:ins>
    <w:del w:id="169" w:author="华中楠" w:date="2026-08-03T14:13:00Z">
      <w:r>
        <w:rPr>
          <w:noProof/>
        </w:rPr>
        <mc:AlternateContent>
          <mc:Choice Requires="wps">
            <w:drawing>
              <wp:anchor distT="0" distB="0" distL="114300" distR="114300" simplePos="0" relativeHeight="251661312" behindDoc="0" locked="0" layoutInCell="1" allowOverlap="1" wp14:anchorId="0FCFB500" wp14:editId="2E5F78AC">
                <wp:simplePos x="0" y="0"/>
                <wp:positionH relativeFrom="margin">
                  <wp:align>center</wp:align>
                </wp:positionH>
                <wp:positionV relativeFrom="paragraph">
                  <wp:posOffset>0</wp:posOffset>
                </wp:positionV>
                <wp:extent cx="32512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3251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462C98" w14:textId="77777777" w:rsidR="008E1C87" w:rsidRDefault="00A21C4F">
                            <w:pPr>
                              <w:pStyle w:val="a6"/>
                              <w:rPr>
                                <w:del w:id="170" w:author="华中楠" w:date="2026-08-03T14:13:00Z"/>
                                <w:rFonts w:ascii="Arial" w:hAnsi="Arial" w:cs="Arial"/>
                                <w:szCs w:val="18"/>
                              </w:rPr>
                            </w:pPr>
                            <w:del w:id="171" w:author="华中楠" w:date="2026-08-03T14:13:00Z">
                              <w:r>
                                <w:rPr>
                                  <w:rFonts w:ascii="Arial" w:hAnsi="Arial" w:cs="Arial"/>
                                  <w:szCs w:val="18"/>
                                </w:rPr>
                                <w:fldChar w:fldCharType="begin"/>
                              </w:r>
                              <w:r>
                                <w:rPr>
                                  <w:rFonts w:ascii="Arial" w:hAnsi="Arial" w:cs="Arial"/>
                                  <w:szCs w:val="18"/>
                                </w:rPr>
                                <w:delInstrText xml:space="preserve"> PAGE  \* MERGEFORMAT </w:delInstrText>
                              </w:r>
                              <w:r>
                                <w:rPr>
                                  <w:rFonts w:ascii="Arial" w:hAnsi="Arial" w:cs="Arial"/>
                                  <w:szCs w:val="18"/>
                                </w:rPr>
                                <w:fldChar w:fldCharType="separate"/>
                              </w:r>
                              <w:r>
                                <w:rPr>
                                  <w:rFonts w:ascii="Arial" w:hAnsi="Arial" w:cs="Arial"/>
                                  <w:szCs w:val="18"/>
                                </w:rPr>
                                <w:delText>1</w:delText>
                              </w:r>
                              <w:r>
                                <w:rPr>
                                  <w:rFonts w:ascii="Arial" w:hAnsi="Arial" w:cs="Arial"/>
                                  <w:szCs w:val="18"/>
                                </w:rPr>
                                <w:fldChar w:fldCharType="end"/>
                              </w:r>
                            </w:del>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0FCFB500" id="文本框 7" o:spid="_x0000_s1028" type="#_x0000_t202" style="position:absolute;margin-left:0;margin-top:0;width:25.6pt;height:2in;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" filled="f" stroked="f" strokeweight=".5pt">
                <v:textbox style="mso-fit-shape-to-text:t" inset="0,0,0,0">
                  <w:txbxContent>
                    <w:p w14:paraId="4C462C98" w14:textId="77777777" w:rsidR="008E1C87" w:rsidRDefault="00A21C4F">
                      <w:pPr>
                        <w:pStyle w:val="a6"/>
                        <w:rPr>
                          <w:del w:id="172" w:author="华中楠" w:date="2026-08-03T14:13:00Z"/>
                          <w:rFonts w:ascii="Arial" w:hAnsi="Arial" w:cs="Arial"/>
                          <w:szCs w:val="18"/>
                        </w:rPr>
                      </w:pPr>
                      <w:del w:id="173" w:author="华中楠" w:date="2026-08-03T14:13:00Z">
                        <w:r>
                          <w:rPr>
                            <w:rFonts w:ascii="Arial" w:hAnsi="Arial" w:cs="Arial"/>
                            <w:szCs w:val="18"/>
                          </w:rPr>
                          <w:fldChar w:fldCharType="begin"/>
                        </w:r>
                        <w:r>
                          <w:rPr>
                            <w:rFonts w:ascii="Arial" w:hAnsi="Arial" w:cs="Arial"/>
                            <w:szCs w:val="18"/>
                          </w:rPr>
                          <w:delInstrText xml:space="preserve"> PAGE  \* MERGEFORMAT </w:delInstrText>
                        </w:r>
                        <w:r>
                          <w:rPr>
                            <w:rFonts w:ascii="Arial" w:hAnsi="Arial" w:cs="Arial"/>
                            <w:szCs w:val="18"/>
                          </w:rPr>
                          <w:fldChar w:fldCharType="separate"/>
                        </w:r>
                        <w:r>
                          <w:rPr>
                            <w:rFonts w:ascii="Arial" w:hAnsi="Arial" w:cs="Arial"/>
                            <w:szCs w:val="18"/>
                          </w:rPr>
                          <w:delText>1</w:delText>
                        </w:r>
                        <w:r>
                          <w:rPr>
                            <w:rFonts w:ascii="Arial" w:hAnsi="Arial" w:cs="Arial"/>
                            <w:szCs w:val="18"/>
                          </w:rPr>
                          <w:fldChar w:fldCharType="end"/>
                        </w:r>
                      </w:del>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1FA536C1" wp14:editId="20323C8B">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4FD08D" w14:textId="77777777" w:rsidR="008E1C87" w:rsidRDefault="008E1C87">
                            <w:pPr>
                              <w:pStyle w:val="a6"/>
                              <w:rPr>
                                <w:del w:id="174" w:author="华中楠" w:date="2026-08-03T14:13:00Z"/>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1FA536C1" id="文本框 10" o:spid="_x0000_s1029"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FsUxn9kAgAAEwUAAA4AAAAAAAAAAAAAAAAALgIAAGRycy9lMm9Eb2Mu&#10;eG1sUEsBAi0AFAAGAAgAAAAhAHGq0bnXAAAABQEAAA8AAAAAAAAAAAAAAAAAvgQAAGRycy9kb3du&#10;cmV2LnhtbFBLBQYAAAAABAAEAPMAAADCBQAAAAA=&#10;" filled="f" stroked="f" strokeweight=".5pt">
                <v:textbox style="mso-fit-shape-to-text:t" inset="0,0,0,0">
                  <w:txbxContent>
                    <w:p w14:paraId="474FD08D" w14:textId="77777777" w:rsidR="008E1C87" w:rsidRDefault="008E1C87">
                      <w:pPr>
                        <w:pStyle w:val="a6"/>
                        <w:rPr>
                          <w:del w:id="175" w:author="华中楠" w:date="2026-08-03T14:13:00Z"/>
                        </w:rPr>
                      </w:pPr>
                    </w:p>
                  </w:txbxContent>
                </v:textbox>
                <w10:wrap anchorx="margin"/>
              </v:shape>
            </w:pict>
          </mc:Fallback>
        </mc:AlternateContent>
      </w:r>
    </w:del>
    <w:r>
      <w:rPr>
        <w:rFonts w:hint="eastAsia"/>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7F8BAD" w14:textId="77777777" w:rsidR="00FD45CC" w:rsidRDefault="00A21C4F">
    <w:pPr>
      <w:pStyle w:val="a6"/>
      <w:rPr>
        <w:rPrChange w:id="277" w:author="华中楠" w:date="2026-08-03T14:13:00Z">
          <w:rPr>
            <w:rFonts w:ascii="Arial" w:hAnsi="Arial" w:cs="Arial"/>
          </w:rPr>
        </w:rPrChange>
      </w:rPr>
    </w:pPr>
    <w:del w:id="278" w:author="华中楠" w:date="2026-08-03T14:13:00Z">
      <w:r>
        <w:rPr>
          <w:noProof/>
        </w:rPr>
        <mc:AlternateContent>
          <mc:Choice Requires="wps">
            <w:drawing>
              <wp:anchor distT="0" distB="0" distL="114300" distR="114300" simplePos="0" relativeHeight="251659264" behindDoc="0" locked="0" layoutInCell="1" allowOverlap="1" wp14:anchorId="79962B03" wp14:editId="10FD06D5">
                <wp:simplePos x="0" y="0"/>
                <wp:positionH relativeFrom="margin">
                  <wp:align>center</wp:align>
                </wp:positionH>
                <wp:positionV relativeFrom="paragraph">
                  <wp:posOffset>0</wp:posOffset>
                </wp:positionV>
                <wp:extent cx="32512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3251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BD5BF6" w14:textId="77777777" w:rsidR="00FD45CC" w:rsidRDefault="00A21C4F">
                            <w:pPr>
                              <w:pStyle w:val="a6"/>
                              <w:rPr>
                                <w:del w:id="279" w:author="华中楠" w:date="2026-08-03T14:13:00Z"/>
                                <w:rFonts w:ascii="Arial" w:hAnsi="Arial" w:cs="Arial"/>
                                <w:szCs w:val="18"/>
                              </w:rPr>
                            </w:pPr>
                            <w:del w:id="280" w:author="华中楠" w:date="2026-08-03T14:13:00Z">
                              <w:r>
                                <w:rPr>
                                  <w:rFonts w:ascii="Arial" w:hAnsi="Arial" w:cs="Arial"/>
                                  <w:szCs w:val="18"/>
                                </w:rPr>
                                <w:fldChar w:fldCharType="begin"/>
                              </w:r>
                              <w:r>
                                <w:rPr>
                                  <w:rFonts w:ascii="Arial" w:hAnsi="Arial" w:cs="Arial"/>
                                  <w:szCs w:val="18"/>
                                </w:rPr>
                                <w:delInstrText xml:space="preserve"> PAGE  \* MERGEFORMAT </w:delInstrText>
                              </w:r>
                              <w:r>
                                <w:rPr>
                                  <w:rFonts w:ascii="Arial" w:hAnsi="Arial" w:cs="Arial"/>
                                  <w:szCs w:val="18"/>
                                </w:rPr>
                                <w:fldChar w:fldCharType="separate"/>
                              </w:r>
                              <w:r>
                                <w:rPr>
                                  <w:rFonts w:ascii="Arial" w:hAnsi="Arial" w:cs="Arial"/>
                                  <w:szCs w:val="18"/>
                                </w:rPr>
                                <w:delText>1</w:delText>
                              </w:r>
                              <w:r>
                                <w:rPr>
                                  <w:rFonts w:ascii="Arial" w:hAnsi="Arial" w:cs="Arial"/>
                                  <w:szCs w:val="18"/>
                                </w:rPr>
                                <w:fldChar w:fldCharType="end"/>
                              </w:r>
                            </w:del>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9962B03" id="_x0000_t202" coordsize="21600,21600" o:spt="202" path="m,l,21600r21600,l21600,xe">
                <v:stroke joinstyle="miter"/>
                <v:path gradientshapeok="t" o:connecttype="rect"/>
              </v:shapetype>
              <v:shape id="文本框 5" o:spid="_x0000_s1030" type="#_x0000_t202" style="position:absolute;margin-left:0;margin-top:0;width:25.6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" filled="f" stroked="f" strokeweight=".5pt">
                <v:textbox style="mso-fit-shape-to-text:t" inset="0,0,0,0">
                  <w:txbxContent>
                    <w:p w14:paraId="7FBD5BF6" w14:textId="77777777" w:rsidR="00FD45CC" w:rsidRDefault="00A21C4F">
                      <w:pPr>
                        <w:pStyle w:val="a6"/>
                        <w:rPr>
                          <w:del w:id="281" w:author="华中楠" w:date="2026-08-03T14:13:00Z"/>
                          <w:rFonts w:ascii="Arial" w:hAnsi="Arial" w:cs="Arial"/>
                          <w:szCs w:val="18"/>
                        </w:rPr>
                      </w:pPr>
                      <w:del w:id="282" w:author="华中楠" w:date="2026-08-03T14:13:00Z">
                        <w:r>
                          <w:rPr>
                            <w:rFonts w:ascii="Arial" w:hAnsi="Arial" w:cs="Arial"/>
                            <w:szCs w:val="18"/>
                          </w:rPr>
                          <w:fldChar w:fldCharType="begin"/>
                        </w:r>
                        <w:r>
                          <w:rPr>
                            <w:rFonts w:ascii="Arial" w:hAnsi="Arial" w:cs="Arial"/>
                            <w:szCs w:val="18"/>
                          </w:rPr>
                          <w:delInstrText xml:space="preserve"> PAGE  \* MERGEFORMAT </w:delInstrText>
                        </w:r>
                        <w:r>
                          <w:rPr>
                            <w:rFonts w:ascii="Arial" w:hAnsi="Arial" w:cs="Arial"/>
                            <w:szCs w:val="18"/>
                          </w:rPr>
                          <w:fldChar w:fldCharType="separate"/>
                        </w:r>
                        <w:r>
                          <w:rPr>
                            <w:rFonts w:ascii="Arial" w:hAnsi="Arial" w:cs="Arial"/>
                            <w:szCs w:val="18"/>
                          </w:rPr>
                          <w:delText>1</w:delText>
                        </w:r>
                        <w:r>
                          <w:rPr>
                            <w:rFonts w:ascii="Arial" w:hAnsi="Arial" w:cs="Arial"/>
                            <w:szCs w:val="18"/>
                          </w:rPr>
                          <w:fldChar w:fldCharType="end"/>
                        </w:r>
                      </w:del>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55FBCCDB" wp14:editId="37EEBF3B">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7F262C" w14:textId="77777777" w:rsidR="00FD45CC" w:rsidRDefault="00FD45CC">
                            <w:pPr>
                              <w:pStyle w:val="a6"/>
                              <w:rPr>
                                <w:del w:id="283" w:author="华中楠" w:date="2026-08-03T14:13:00Z"/>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5FBCCDB" id="文本框 2" o:spid="_x0000_s1031" type="#_x0000_t202" style="position:absolute;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LkJK+dkAgAAEQUAAA4AAAAAAAAAAAAAAAAALgIAAGRycy9lMm9Eb2Mu&#10;eG1sUEsBAi0AFAAGAAgAAAAhAHGq0bnXAAAABQEAAA8AAAAAAAAAAAAAAAAAvgQAAGRycy9kb3du&#10;cmV2LnhtbFBLBQYAAAAABAAEAPMAAADCBQAAAAA=&#10;" filled="f" stroked="f" strokeweight=".5pt">
                <v:textbox style="mso-fit-shape-to-text:t" inset="0,0,0,0">
                  <w:txbxContent>
                    <w:p w14:paraId="637F262C" w14:textId="77777777" w:rsidR="00FD45CC" w:rsidRDefault="00FD45CC">
                      <w:pPr>
                        <w:pStyle w:val="a6"/>
                        <w:rPr>
                          <w:del w:id="284" w:author="华中楠" w:date="2026-08-03T14:13:00Z"/>
                        </w:rPr>
                      </w:pPr>
                    </w:p>
                  </w:txbxContent>
                </v:textbox>
                <w10:wrap anchorx="margin"/>
              </v:shape>
            </w:pict>
          </mc:Fallback>
        </mc:AlternateContent>
      </w:r>
      <w:r>
        <w:rPr>
          <w:rFonts w:hint="eastAsia"/>
        </w:rPr>
        <w:tab/>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626228" w14:textId="77777777" w:rsidR="00A21C4F" w:rsidRDefault="00A21C4F">
      <w:r>
        <w:separator/>
      </w:r>
    </w:p>
  </w:footnote>
  <w:footnote w:type="continuationSeparator" w:id="0">
    <w:p w14:paraId="536631A9" w14:textId="77777777" w:rsidR="00A21C4F" w:rsidRDefault="00A21C4F">
      <w:r>
        <w:continuationSeparator/>
      </w:r>
    </w:p>
  </w:footnote>
  <w:footnote w:type="continuationNotice" w:id="1">
    <w:p w14:paraId="1FE8F783" w14:textId="77777777" w:rsidR="00A21C4F" w:rsidRDefault="00A21C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17AE32" w14:textId="77777777" w:rsidR="00FD45CC" w:rsidRDefault="00FD45CC">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003256" w14:textId="77777777" w:rsidR="00FD45CC" w:rsidRDefault="00A21C4F">
    <w:pPr>
      <w:pStyle w:val="a7"/>
      <w:pBdr>
        <w:bottom w:val="none" w:sz="0" w:space="0" w:color="auto"/>
      </w:pBdr>
      <w:ind w:firstLineChars="4100" w:firstLine="7380"/>
      <w:rPr>
        <w:rFonts w:ascii="Arial" w:eastAsia="楷体" w:hAnsi="Arial"/>
      </w:rPr>
    </w:pPr>
    <w:r>
      <w:rPr>
        <w:noProof/>
      </w:rPr>
      <w:drawing>
        <wp:anchor distT="0" distB="0" distL="114300" distR="114300" simplePos="0" relativeHeight="251656192" behindDoc="1" locked="0" layoutInCell="1" allowOverlap="1" wp14:anchorId="58EEE7CB" wp14:editId="603F4CFB">
          <wp:simplePos x="0" y="0"/>
          <wp:positionH relativeFrom="margin">
            <wp:align>center</wp:align>
          </wp:positionH>
          <wp:positionV relativeFrom="margin">
            <wp:align>center</wp:align>
          </wp:positionV>
          <wp:extent cx="5274310" cy="5274310"/>
          <wp:effectExtent l="0" t="0" r="8890" b="8890"/>
          <wp:wrapNone/>
          <wp:docPr id="6"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r>
      <w:rPr>
        <w:rFonts w:ascii="Arial" w:eastAsia="楷体" w:hAnsi="Arial" w:hint="eastAsia"/>
      </w:rPr>
      <w:t>、</w:t>
    </w:r>
    <w:r>
      <w:rPr>
        <w:rFonts w:ascii="Arial" w:eastAsia="楷体" w:hAnsi="Arial"/>
        <w:noProof/>
      </w:rPr>
      <w:drawing>
        <wp:inline distT="0" distB="0" distL="114300" distR="114300" wp14:anchorId="77792B25" wp14:editId="7E793535">
          <wp:extent cx="466725" cy="407035"/>
          <wp:effectExtent l="0" t="0" r="3175" b="12065"/>
          <wp:docPr id="8" name="图片 8" descr="缩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缩小"/>
                  <pic:cNvPicPr>
                    <a:picLocks noChangeAspect="1"/>
                  </pic:cNvPicPr>
                </pic:nvPicPr>
                <pic:blipFill>
                  <a:blip r:embed="rId1"/>
                  <a:stretch>
                    <a:fillRect/>
                  </a:stretch>
                </pic:blipFill>
                <pic:spPr>
                  <a:xfrm>
                    <a:off x="0" y="0"/>
                    <a:ext cx="466725" cy="40703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1CB801" w14:textId="77777777" w:rsidR="00FD45CC" w:rsidRDefault="00A21C4F">
    <w:pPr>
      <w:pStyle w:val="a7"/>
      <w:rPr>
        <w:rFonts w:ascii="Arial" w:eastAsia="楷体" w:hAnsi="Arial"/>
      </w:rPr>
    </w:pPr>
    <w:r>
      <w:rPr>
        <w:noProof/>
      </w:rPr>
      <w:drawing>
        <wp:anchor distT="0" distB="0" distL="114300" distR="114300" simplePos="0" relativeHeight="251658240" behindDoc="1" locked="0" layoutInCell="1" allowOverlap="1" wp14:anchorId="0AFB1B62" wp14:editId="5E562C15">
          <wp:simplePos x="0" y="0"/>
          <wp:positionH relativeFrom="margin">
            <wp:align>center</wp:align>
          </wp:positionH>
          <wp:positionV relativeFrom="margin">
            <wp:align>center</wp:align>
          </wp:positionV>
          <wp:extent cx="5274310" cy="5274310"/>
          <wp:effectExtent l="0" t="0" r="8890" b="8890"/>
          <wp:wrapNone/>
          <wp:docPr id="9"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r>
      <w:rPr>
        <w:rFonts w:ascii="Arial" w:eastAsia="楷体" w:hAnsi="Arial" w:hint="eastAsia"/>
      </w:rPr>
      <w:t xml:space="preserve">                                                                                </w:t>
    </w:r>
    <w:r>
      <w:rPr>
        <w:rFonts w:ascii="Arial" w:eastAsia="楷体" w:hAnsi="Arial" w:hint="eastAsia"/>
        <w:noProof/>
      </w:rPr>
      <w:drawing>
        <wp:inline distT="0" distB="0" distL="114300" distR="114300" wp14:anchorId="2AE60549" wp14:editId="55658B53">
          <wp:extent cx="476885" cy="409575"/>
          <wp:effectExtent l="0" t="0" r="5715" b="9525"/>
          <wp:docPr id="4" name="图片 4" descr="缩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缩小"/>
                  <pic:cNvPicPr>
                    <a:picLocks noChangeAspect="1"/>
                  </pic:cNvPicPr>
                </pic:nvPicPr>
                <pic:blipFill>
                  <a:blip r:embed="rId1"/>
                  <a:stretch>
                    <a:fillRect/>
                  </a:stretch>
                </pic:blipFill>
                <pic:spPr>
                  <a:xfrm>
                    <a:off x="0" y="0"/>
                    <a:ext cx="476885" cy="409575"/>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1D33E6" w14:textId="51856A23" w:rsidR="008E1C87" w:rsidRDefault="00A21C4F">
    <w:pPr>
      <w:pStyle w:val="a7"/>
      <w:jc w:val="right"/>
    </w:pPr>
    <w:r>
      <w:rPr>
        <w:noProof/>
      </w:rPr>
      <w:drawing>
        <wp:inline distT="0" distB="0" distL="114300" distR="114300" wp14:anchorId="2CD9ACF3" wp14:editId="35CC9FE6">
          <wp:extent cx="295275" cy="295275"/>
          <wp:effectExtent l="0" t="0" r="9525" b="9525"/>
          <wp:docPr id="11" name="图片 1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百融LOGO"/>
                  <pic:cNvPicPr>
                    <a:picLocks noChangeAspect="1"/>
                  </pic:cNvPicPr>
                </pic:nvPicPr>
                <pic:blipFill>
                  <a:blip r:embed="rId1"/>
                  <a:stretch>
                    <a:fillRect/>
                  </a:stretch>
                </pic:blipFill>
                <pic:spPr>
                  <a:xfrm>
                    <a:off x="0" y="0"/>
                    <a:ext cx="295275" cy="295275"/>
                  </a:xfrm>
                  <a:prstGeom prst="rect">
                    <a:avLst/>
                  </a:prstGeom>
                </pic:spPr>
              </pic:pic>
            </a:graphicData>
          </a:graphic>
        </wp:inline>
      </w:drawing>
    </w:r>
    <w:ins w:id="160" w:author="华中楠" w:date="2026-08-03T14:13:00Z">
      <w:r>
        <w:rPr>
          <w:noProof/>
        </w:rPr>
        <w:drawing>
          <wp:anchor distT="0" distB="0" distL="114300" distR="114300" simplePos="0" relativeHeight="251665920" behindDoc="1" locked="0" layoutInCell="1" allowOverlap="1" wp14:anchorId="0645B2C2" wp14:editId="3AE7817C">
            <wp:simplePos x="0" y="0"/>
            <wp:positionH relativeFrom="margin">
              <wp:posOffset>26670</wp:posOffset>
            </wp:positionH>
            <wp:positionV relativeFrom="margin">
              <wp:posOffset>1771015</wp:posOffset>
            </wp:positionV>
            <wp:extent cx="5274310" cy="5274310"/>
            <wp:effectExtent l="0" t="0" r="13970" b="13970"/>
            <wp:wrapNone/>
            <wp:docPr id="13"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ins>
    <w:del w:id="161" w:author="华中楠" w:date="2026-08-03T14:13:00Z">
      <w:r>
        <w:rPr>
          <w:noProof/>
        </w:rPr>
        <w:drawing>
          <wp:anchor distT="0" distB="0" distL="114300" distR="114300" simplePos="0" relativeHeight="251661824" behindDoc="1" locked="0" layoutInCell="1" allowOverlap="1" wp14:anchorId="061F082F" wp14:editId="6F89AD71">
            <wp:simplePos x="0" y="0"/>
            <wp:positionH relativeFrom="margin">
              <wp:posOffset>26670</wp:posOffset>
            </wp:positionH>
            <wp:positionV relativeFrom="margin">
              <wp:posOffset>1771015</wp:posOffset>
            </wp:positionV>
            <wp:extent cx="5274310" cy="5274310"/>
            <wp:effectExtent l="0" t="0" r="13970" b="13970"/>
            <wp:wrapNone/>
            <wp:docPr id="12"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del>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277E38" w14:textId="77777777" w:rsidR="00FD45CC" w:rsidRDefault="00A21C4F">
    <w:pPr>
      <w:pStyle w:val="a7"/>
      <w:pPrChange w:id="275" w:author="华中楠" w:date="2026-08-03T14:13:00Z">
        <w:pPr>
          <w:pStyle w:val="a7"/>
          <w:jc w:val="right"/>
        </w:pPr>
      </w:pPrChange>
    </w:pPr>
    <w:del w:id="276" w:author="华中楠" w:date="2026-08-03T14:13:00Z">
      <w:r>
        <w:rPr>
          <w:noProof/>
        </w:rPr>
        <w:drawing>
          <wp:inline distT="0" distB="0" distL="114300" distR="114300" wp14:anchorId="339EC5C5" wp14:editId="6D15EF81">
            <wp:extent cx="295275" cy="295275"/>
            <wp:effectExtent l="0" t="0" r="9525" b="9525"/>
            <wp:docPr id="3" name="图片 3"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百融LOGO"/>
                    <pic:cNvPicPr>
                      <a:picLocks noChangeAspect="1"/>
                    </pic:cNvPicPr>
                  </pic:nvPicPr>
                  <pic:blipFill>
                    <a:blip r:embed="rId1"/>
                    <a:stretch>
                      <a:fillRect/>
                    </a:stretch>
                  </pic:blipFill>
                  <pic:spPr>
                    <a:xfrm>
                      <a:off x="0" y="0"/>
                      <a:ext cx="295275" cy="295275"/>
                    </a:xfrm>
                    <a:prstGeom prst="rect">
                      <a:avLst/>
                    </a:prstGeom>
                  </pic:spPr>
                </pic:pic>
              </a:graphicData>
            </a:graphic>
          </wp:inline>
        </w:drawing>
      </w:r>
      <w:r>
        <w:rPr>
          <w:noProof/>
        </w:rPr>
        <w:drawing>
          <wp:anchor distT="0" distB="0" distL="114300" distR="114300" simplePos="0" relativeHeight="251655168" behindDoc="1" locked="0" layoutInCell="1" allowOverlap="1" wp14:anchorId="7D921900" wp14:editId="68D61FFD">
            <wp:simplePos x="0" y="0"/>
            <wp:positionH relativeFrom="margin">
              <wp:posOffset>26670</wp:posOffset>
            </wp:positionH>
            <wp:positionV relativeFrom="margin">
              <wp:posOffset>1771015</wp:posOffset>
            </wp:positionV>
            <wp:extent cx="5274310" cy="5274310"/>
            <wp:effectExtent l="0" t="0" r="13970" b="13970"/>
            <wp:wrapNone/>
            <wp:docPr id="1"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C5B1836"/>
    <w:multiLevelType w:val="singleLevel"/>
    <w:tmpl w:val="BC5B1836"/>
    <w:lvl w:ilvl="0">
      <w:start w:val="1"/>
      <w:numFmt w:val="decimal"/>
      <w:suff w:val="nothing"/>
      <w:lvlText w:val="（%1）"/>
      <w:lvlJc w:val="left"/>
    </w:lvl>
  </w:abstractNum>
  <w:abstractNum w:abstractNumId="1" w15:restartNumberingAfterBreak="0">
    <w:nsid w:val="D89C45D1"/>
    <w:multiLevelType w:val="singleLevel"/>
    <w:tmpl w:val="D89C45D1"/>
    <w:lvl w:ilvl="0">
      <w:start w:val="7"/>
      <w:numFmt w:val="chineseCounting"/>
      <w:suff w:val="nothing"/>
      <w:lvlText w:val="%1、"/>
      <w:lvlJc w:val="left"/>
      <w:rPr>
        <w:rFonts w:hint="eastAsia"/>
      </w:rPr>
    </w:lvl>
  </w:abstractNum>
  <w:abstractNum w:abstractNumId="2" w15:restartNumberingAfterBreak="0">
    <w:nsid w:val="52426EEC"/>
    <w:multiLevelType w:val="singleLevel"/>
    <w:tmpl w:val="52426EEC"/>
    <w:lvl w:ilvl="0">
      <w:start w:val="1"/>
      <w:numFmt w:val="decimal"/>
      <w:lvlText w:val="(%1)"/>
      <w:lvlJc w:val="left"/>
      <w:pPr>
        <w:ind w:left="425" w:hanging="425"/>
      </w:pPr>
      <w:rPr>
        <w:rFonts w:hint="default"/>
      </w:rPr>
    </w:lvl>
  </w:abstractNum>
  <w:abstractNum w:abstractNumId="3" w15:restartNumberingAfterBreak="0">
    <w:nsid w:val="555AD239"/>
    <w:multiLevelType w:val="singleLevel"/>
    <w:tmpl w:val="555AD239"/>
    <w:lvl w:ilvl="0">
      <w:start w:val="2"/>
      <w:numFmt w:val="decimal"/>
      <w:lvlText w:val="%1."/>
      <w:lvlJc w:val="left"/>
      <w:pPr>
        <w:tabs>
          <w:tab w:val="left" w:pos="312"/>
        </w:tabs>
      </w:pPr>
    </w:lvl>
  </w:abstractNum>
  <w:abstractNum w:abstractNumId="4" w15:restartNumberingAfterBreak="0">
    <w:nsid w:val="630B5351"/>
    <w:multiLevelType w:val="singleLevel"/>
    <w:tmpl w:val="630B5351"/>
    <w:lvl w:ilvl="0">
      <w:start w:val="1"/>
      <w:numFmt w:val="decimal"/>
      <w:suff w:val="nothing"/>
      <w:lvlText w:val="（%1）"/>
      <w:lvlJc w:val="left"/>
    </w:lvl>
  </w:abstractNum>
  <w:abstractNum w:abstractNumId="5" w15:restartNumberingAfterBreak="0">
    <w:nsid w:val="7EC3051C"/>
    <w:multiLevelType w:val="singleLevel"/>
    <w:tmpl w:val="7EC3051C"/>
    <w:lvl w:ilvl="0">
      <w:start w:val="1"/>
      <w:numFmt w:val="decimal"/>
      <w:lvlText w:val="(%1)"/>
      <w:lvlJc w:val="left"/>
      <w:pPr>
        <w:ind w:left="425" w:hanging="425"/>
      </w:pPr>
      <w:rPr>
        <w:rFonts w:hint="default"/>
      </w:rPr>
    </w:lvl>
  </w:abstractNum>
  <w:num w:numId="1">
    <w:abstractNumId w:val="3"/>
  </w:num>
  <w:num w:numId="2">
    <w:abstractNumId w:val="5"/>
  </w:num>
  <w:num w:numId="3">
    <w:abstractNumId w:val="4"/>
  </w:num>
  <w:num w:numId="4">
    <w:abstractNumId w:val="2"/>
  </w:num>
  <w:num w:numId="5">
    <w:abstractNumId w:val="1"/>
  </w:num>
  <w:num w:numId="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彭宇欣">
    <w15:presenceInfo w15:providerId="None" w15:userId="彭宇欣"/>
  </w15:person>
  <w15:person w15:author="王玉">
    <w15:presenceInfo w15:providerId="AD" w15:userId="S-1-5-21-2631561962-392419188-1532578039-211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proofState w:spelling="clean" w:grammar="clean"/>
  <w:trackRevisions/>
  <w:defaultTabStop w:val="420"/>
  <w:drawingGridVerticalSpacing w:val="156"/>
  <w:noPunctuationKerning/>
  <w:characterSpacingControl w:val="compressPunctuation"/>
  <w:footnotePr>
    <w:footnote w:id="-1"/>
    <w:footnote w:id="0"/>
    <w:footnote w:id="1"/>
  </w:footnotePr>
  <w:endnotePr>
    <w:endnote w:id="-1"/>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45CC"/>
    <w:rsid w:val="DABD0D0E"/>
    <w:rsid w:val="DE55972D"/>
    <w:rsid w:val="ED5F8C41"/>
    <w:rsid w:val="EDBDFF47"/>
    <w:rsid w:val="EEF71B67"/>
    <w:rsid w:val="F7F3D317"/>
    <w:rsid w:val="FE3F582B"/>
    <w:rsid w:val="FF7FC36F"/>
    <w:rsid w:val="FFDC5EB9"/>
    <w:rsid w:val="FFDDBFC0"/>
    <w:rsid w:val="FFF8CEA3"/>
    <w:rsid w:val="00320282"/>
    <w:rsid w:val="DABD0D0E"/>
    <w:rsid w:val="DE55972D"/>
    <w:rsid w:val="ED5F8C41"/>
    <w:rsid w:val="EDBDFF47"/>
    <w:rsid w:val="EEF71B67"/>
    <w:rsid w:val="F7F3D317"/>
    <w:rsid w:val="FE3F582B"/>
    <w:rsid w:val="FF7FC36F"/>
    <w:rsid w:val="FFDC5EB9"/>
    <w:rsid w:val="FFDDBFC0"/>
    <w:rsid w:val="FFF8CEA3"/>
    <w:rsid w:val="0069134E"/>
    <w:rsid w:val="00815962"/>
    <w:rsid w:val="008E1C87"/>
    <w:rsid w:val="00A21C4F"/>
    <w:rsid w:val="00C04132"/>
    <w:rsid w:val="00F2026B"/>
    <w:rsid w:val="00FD45CC"/>
    <w:rsid w:val="02E22241"/>
    <w:rsid w:val="030B7705"/>
    <w:rsid w:val="03DC491D"/>
    <w:rsid w:val="03F12441"/>
    <w:rsid w:val="041A6BF0"/>
    <w:rsid w:val="04964CF1"/>
    <w:rsid w:val="04D90159"/>
    <w:rsid w:val="05B700FB"/>
    <w:rsid w:val="06940338"/>
    <w:rsid w:val="0736505A"/>
    <w:rsid w:val="088F11D9"/>
    <w:rsid w:val="090A19D7"/>
    <w:rsid w:val="0A9A6B7F"/>
    <w:rsid w:val="0AD02C06"/>
    <w:rsid w:val="0B40603E"/>
    <w:rsid w:val="101B0008"/>
    <w:rsid w:val="102019F1"/>
    <w:rsid w:val="13197872"/>
    <w:rsid w:val="14546B3F"/>
    <w:rsid w:val="14793F20"/>
    <w:rsid w:val="15420170"/>
    <w:rsid w:val="1610552D"/>
    <w:rsid w:val="17864392"/>
    <w:rsid w:val="1AF76873"/>
    <w:rsid w:val="1B492E37"/>
    <w:rsid w:val="1CD86F62"/>
    <w:rsid w:val="1DD06606"/>
    <w:rsid w:val="1F0B4ACE"/>
    <w:rsid w:val="1F142947"/>
    <w:rsid w:val="206A0577"/>
    <w:rsid w:val="2137193A"/>
    <w:rsid w:val="2205707D"/>
    <w:rsid w:val="22187C96"/>
    <w:rsid w:val="22226D84"/>
    <w:rsid w:val="225A2FFC"/>
    <w:rsid w:val="23DC1B5F"/>
    <w:rsid w:val="27591004"/>
    <w:rsid w:val="27983FEE"/>
    <w:rsid w:val="284E7A05"/>
    <w:rsid w:val="28780E0B"/>
    <w:rsid w:val="28FC6DCD"/>
    <w:rsid w:val="29AB0B62"/>
    <w:rsid w:val="29BC0549"/>
    <w:rsid w:val="2AE1005D"/>
    <w:rsid w:val="2AF664E6"/>
    <w:rsid w:val="2B477A5A"/>
    <w:rsid w:val="2B89401D"/>
    <w:rsid w:val="2CEA4A4C"/>
    <w:rsid w:val="2E7C0771"/>
    <w:rsid w:val="2F4E1621"/>
    <w:rsid w:val="2F87800F"/>
    <w:rsid w:val="2F895D59"/>
    <w:rsid w:val="30E54E9E"/>
    <w:rsid w:val="31644F41"/>
    <w:rsid w:val="31C20FB2"/>
    <w:rsid w:val="33CD595E"/>
    <w:rsid w:val="341D3752"/>
    <w:rsid w:val="344168AC"/>
    <w:rsid w:val="34527864"/>
    <w:rsid w:val="34DA627C"/>
    <w:rsid w:val="3574611C"/>
    <w:rsid w:val="35A63FB8"/>
    <w:rsid w:val="36C85DBF"/>
    <w:rsid w:val="3A2B3997"/>
    <w:rsid w:val="3A2D3617"/>
    <w:rsid w:val="3A5F5232"/>
    <w:rsid w:val="3AA421F7"/>
    <w:rsid w:val="3B1E0CAF"/>
    <w:rsid w:val="3B3C342D"/>
    <w:rsid w:val="3BBC3F41"/>
    <w:rsid w:val="3CD50DA5"/>
    <w:rsid w:val="3E027FBC"/>
    <w:rsid w:val="3E2846D5"/>
    <w:rsid w:val="3EF26D75"/>
    <w:rsid w:val="3F467DD9"/>
    <w:rsid w:val="3F9C6C2F"/>
    <w:rsid w:val="42524553"/>
    <w:rsid w:val="4262726B"/>
    <w:rsid w:val="438A1FEB"/>
    <w:rsid w:val="453566A0"/>
    <w:rsid w:val="45536488"/>
    <w:rsid w:val="463362DD"/>
    <w:rsid w:val="47CB72C8"/>
    <w:rsid w:val="48802A91"/>
    <w:rsid w:val="49CA4084"/>
    <w:rsid w:val="4B1A14B0"/>
    <w:rsid w:val="4B7F163F"/>
    <w:rsid w:val="4BA62162"/>
    <w:rsid w:val="4C515BC1"/>
    <w:rsid w:val="4CB55644"/>
    <w:rsid w:val="4D1E4213"/>
    <w:rsid w:val="4DCB7C7E"/>
    <w:rsid w:val="4EC90D68"/>
    <w:rsid w:val="4F8F751C"/>
    <w:rsid w:val="501A2F54"/>
    <w:rsid w:val="50E0045B"/>
    <w:rsid w:val="51CC30E1"/>
    <w:rsid w:val="51EB2343"/>
    <w:rsid w:val="53A02683"/>
    <w:rsid w:val="53C40118"/>
    <w:rsid w:val="550466F6"/>
    <w:rsid w:val="55254076"/>
    <w:rsid w:val="569A2AF6"/>
    <w:rsid w:val="57300A0C"/>
    <w:rsid w:val="57391F52"/>
    <w:rsid w:val="58343043"/>
    <w:rsid w:val="599154FE"/>
    <w:rsid w:val="59A437E3"/>
    <w:rsid w:val="5A301E40"/>
    <w:rsid w:val="5B6559BA"/>
    <w:rsid w:val="5C0C7B07"/>
    <w:rsid w:val="5C307BB4"/>
    <w:rsid w:val="5DFD5A1B"/>
    <w:rsid w:val="5E224037"/>
    <w:rsid w:val="5FAF56B4"/>
    <w:rsid w:val="60125699"/>
    <w:rsid w:val="61C959BB"/>
    <w:rsid w:val="64524518"/>
    <w:rsid w:val="669A1834"/>
    <w:rsid w:val="67FB8B91"/>
    <w:rsid w:val="69D40949"/>
    <w:rsid w:val="6AB71778"/>
    <w:rsid w:val="6D8224D1"/>
    <w:rsid w:val="6E67D371"/>
    <w:rsid w:val="6EC802E2"/>
    <w:rsid w:val="6F4F630E"/>
    <w:rsid w:val="6FF24BA3"/>
    <w:rsid w:val="6FF77A89"/>
    <w:rsid w:val="708A7E30"/>
    <w:rsid w:val="719A7382"/>
    <w:rsid w:val="71C074B0"/>
    <w:rsid w:val="745D5058"/>
    <w:rsid w:val="74B12706"/>
    <w:rsid w:val="752D737A"/>
    <w:rsid w:val="77250238"/>
    <w:rsid w:val="772E7941"/>
    <w:rsid w:val="77A55AC8"/>
    <w:rsid w:val="78FA4501"/>
    <w:rsid w:val="797A34F4"/>
    <w:rsid w:val="7A561532"/>
    <w:rsid w:val="7A9350A1"/>
    <w:rsid w:val="7B315B85"/>
    <w:rsid w:val="7B3561E8"/>
    <w:rsid w:val="7B70B80B"/>
    <w:rsid w:val="7C10775B"/>
    <w:rsid w:val="7CA06787"/>
    <w:rsid w:val="7D3A7DF4"/>
    <w:rsid w:val="7E407420"/>
    <w:rsid w:val="7E462016"/>
    <w:rsid w:val="7FFC9C73"/>
    <w:rsid w:val="ACEFD92E"/>
    <w:rsid w:val="B7F78788"/>
    <w:rsid w:val="BB7BD805"/>
    <w:rsid w:val="BFD6CB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584AC1"/>
  <w15:docId w15:val="{A608805E-71E2-4F91-857D-03BD39A5A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pBdr>
        <w:top w:val="none" w:sz="0" w:space="1" w:color="auto"/>
        <w:bottom w:val="none" w:sz="0" w:space="2" w:color="auto"/>
        <w:right w:val="none" w:sz="0" w:space="4" w:color="auto"/>
      </w:pBdr>
      <w:spacing w:beforeLines="100" w:before="100" w:line="360" w:lineRule="auto"/>
      <w:outlineLvl w:val="0"/>
    </w:pPr>
    <w:rPr>
      <w:rFonts w:ascii="Arial" w:eastAsia="楷体" w:hAnsi="Arial" w:cs="微软雅黑"/>
      <w:b/>
      <w:szCs w:val="21"/>
    </w:rPr>
  </w:style>
  <w:style w:type="paragraph" w:styleId="2">
    <w:name w:val="heading 2"/>
    <w:basedOn w:val="a0"/>
    <w:next w:val="a"/>
    <w:qFormat/>
    <w:pPr>
      <w:pBdr>
        <w:top w:val="none" w:sz="0" w:space="1" w:color="auto"/>
        <w:bottom w:val="none" w:sz="0" w:space="1" w:color="auto"/>
        <w:right w:val="none" w:sz="0" w:space="1" w:color="auto"/>
      </w:pBdr>
      <w:adjustRightInd w:val="0"/>
      <w:snapToGrid w:val="0"/>
      <w:spacing w:beforeLines="50" w:before="50" w:line="360" w:lineRule="auto"/>
      <w:ind w:hangingChars="150" w:hanging="663"/>
      <w:outlineLvl w:val="1"/>
    </w:pPr>
    <w:rPr>
      <w:rFonts w:ascii="Times New Roman" w:eastAsia="楷体" w:hAnsi="Times New Roman" w:cs="微软雅黑"/>
      <w:bCs/>
      <w:szCs w:val="21"/>
    </w:rPr>
  </w:style>
  <w:style w:type="paragraph" w:styleId="3">
    <w:name w:val="heading 3"/>
    <w:next w:val="a"/>
    <w:qFormat/>
    <w:pPr>
      <w:spacing w:before="300" w:after="120" w:line="288" w:lineRule="auto"/>
      <w:outlineLvl w:val="2"/>
    </w:pPr>
    <w:rPr>
      <w:rFonts w:ascii="Arial" w:eastAsia="等线" w:hAnsi="Arial" w:cs="Arial"/>
      <w:b/>
      <w:bCs/>
      <w:sz w:val="30"/>
      <w:szCs w:val="3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99"/>
    <w:qFormat/>
    <w:pPr>
      <w:ind w:firstLineChars="200" w:firstLine="420"/>
    </w:pPr>
  </w:style>
  <w:style w:type="paragraph" w:styleId="a4">
    <w:name w:val="annotation text"/>
    <w:basedOn w:val="a"/>
    <w:link w:val="a5"/>
    <w:qFormat/>
    <w:pPr>
      <w:jc w:val="left"/>
    </w:pPr>
  </w:style>
  <w:style w:type="paragraph" w:styleId="a6">
    <w:name w:val="footer"/>
    <w:basedOn w:val="a"/>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8">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1"/>
    <w:qFormat/>
  </w:style>
  <w:style w:type="character" w:styleId="aa">
    <w:name w:val="annotation reference"/>
    <w:qFormat/>
    <w:rPr>
      <w:sz w:val="21"/>
      <w:szCs w:val="21"/>
    </w:rPr>
  </w:style>
  <w:style w:type="paragraph" w:customStyle="1" w:styleId="Style13">
    <w:name w:val="_Style 13"/>
    <w:qFormat/>
    <w:pPr>
      <w:spacing w:before="120" w:after="120" w:line="288" w:lineRule="auto"/>
    </w:pPr>
    <w:rPr>
      <w:rFonts w:ascii="Arial" w:eastAsia="等线" w:hAnsi="Arial" w:cs="Arial"/>
      <w:sz w:val="22"/>
      <w:szCs w:val="22"/>
    </w:rPr>
  </w:style>
  <w:style w:type="character" w:customStyle="1" w:styleId="font11">
    <w:name w:val="font11"/>
    <w:basedOn w:val="a1"/>
    <w:qFormat/>
    <w:rPr>
      <w:rFonts w:ascii="微软雅黑" w:eastAsia="微软雅黑" w:hAnsi="微软雅黑" w:cs="微软雅黑" w:hint="eastAsia"/>
      <w:color w:val="000000"/>
      <w:sz w:val="18"/>
      <w:szCs w:val="18"/>
      <w:u w:val="none"/>
    </w:rPr>
  </w:style>
  <w:style w:type="character" w:customStyle="1" w:styleId="font51">
    <w:name w:val="font51"/>
    <w:basedOn w:val="a1"/>
    <w:qFormat/>
    <w:rPr>
      <w:rFonts w:ascii="Arial" w:hAnsi="Arial" w:cs="Arial"/>
      <w:color w:val="000000"/>
      <w:sz w:val="18"/>
      <w:szCs w:val="18"/>
      <w:u w:val="none"/>
    </w:rPr>
  </w:style>
  <w:style w:type="paragraph" w:styleId="ab">
    <w:name w:val="Balloon Text"/>
    <w:basedOn w:val="a"/>
    <w:link w:val="ac"/>
    <w:rsid w:val="00320282"/>
    <w:rPr>
      <w:sz w:val="18"/>
      <w:szCs w:val="18"/>
    </w:rPr>
  </w:style>
  <w:style w:type="character" w:customStyle="1" w:styleId="ac">
    <w:name w:val="批注框文本 字符"/>
    <w:basedOn w:val="a1"/>
    <w:link w:val="ab"/>
    <w:rsid w:val="00320282"/>
    <w:rPr>
      <w:rFonts w:asciiTheme="minorHAnsi" w:eastAsiaTheme="minorEastAsia" w:hAnsiTheme="minorHAnsi" w:cstheme="minorBidi"/>
      <w:kern w:val="2"/>
      <w:sz w:val="18"/>
      <w:szCs w:val="18"/>
    </w:rPr>
  </w:style>
  <w:style w:type="paragraph" w:styleId="ad">
    <w:name w:val="Normal (Web)"/>
    <w:basedOn w:val="a"/>
    <w:qFormat/>
    <w:pPr>
      <w:spacing w:beforeAutospacing="1" w:afterAutospacing="1"/>
      <w:jc w:val="left"/>
      <w:pPrChange w:id="0" w:author="华中楠" w:date="2026-08-03T14:13:00Z">
        <w:pPr>
          <w:widowControl w:val="0"/>
          <w:spacing w:beforeAutospacing="1" w:afterAutospacing="1"/>
        </w:pPr>
      </w:pPrChange>
    </w:pPr>
    <w:rPr>
      <w:rFonts w:cs="Times New Roman"/>
      <w:kern w:val="0"/>
      <w:sz w:val="24"/>
      <w:rPrChange w:id="0" w:author="华中楠" w:date="2026-08-03T14:13:00Z">
        <w:rPr>
          <w:rFonts w:asciiTheme="minorHAnsi" w:eastAsiaTheme="minorEastAsia" w:hAnsiTheme="minorHAnsi"/>
          <w:sz w:val="24"/>
          <w:szCs w:val="24"/>
          <w:lang w:val="en-US" w:eastAsia="zh-CN" w:bidi="ar-SA"/>
        </w:rPr>
      </w:rPrChange>
    </w:rPr>
  </w:style>
  <w:style w:type="character" w:styleId="ae">
    <w:name w:val="Strong"/>
    <w:qFormat/>
    <w:rsid w:val="00320282"/>
    <w:rPr>
      <w:b/>
      <w:bCs/>
    </w:rPr>
  </w:style>
  <w:style w:type="character" w:styleId="af">
    <w:name w:val="Hyperlink"/>
    <w:basedOn w:val="a1"/>
    <w:qFormat/>
    <w:rsid w:val="00320282"/>
    <w:rPr>
      <w:color w:val="0000FF"/>
      <w:u w:val="single"/>
    </w:rPr>
  </w:style>
  <w:style w:type="character" w:customStyle="1" w:styleId="font21">
    <w:name w:val="font21"/>
    <w:basedOn w:val="a1"/>
    <w:qFormat/>
    <w:rsid w:val="00320282"/>
    <w:rPr>
      <w:rFonts w:ascii="楷体" w:eastAsia="楷体" w:hAnsi="楷体" w:cs="楷体" w:hint="eastAsia"/>
      <w:b/>
      <w:bCs/>
      <w:color w:val="000000"/>
      <w:sz w:val="20"/>
      <w:szCs w:val="20"/>
      <w:u w:val="none"/>
    </w:rPr>
  </w:style>
  <w:style w:type="character" w:customStyle="1" w:styleId="font31">
    <w:name w:val="font31"/>
    <w:basedOn w:val="a1"/>
    <w:qFormat/>
    <w:rsid w:val="00320282"/>
    <w:rPr>
      <w:rFonts w:ascii="楷体" w:eastAsia="楷体" w:hAnsi="楷体" w:cs="楷体" w:hint="eastAsia"/>
      <w:color w:val="000000"/>
      <w:sz w:val="20"/>
      <w:szCs w:val="20"/>
      <w:u w:val="none"/>
    </w:rPr>
  </w:style>
  <w:style w:type="paragraph" w:styleId="af0">
    <w:name w:val="annotation subject"/>
    <w:basedOn w:val="a4"/>
    <w:next w:val="a4"/>
    <w:link w:val="af1"/>
    <w:rsid w:val="00815962"/>
    <w:rPr>
      <w:b/>
      <w:bCs/>
    </w:rPr>
  </w:style>
  <w:style w:type="character" w:customStyle="1" w:styleId="a5">
    <w:name w:val="批注文字 字符"/>
    <w:basedOn w:val="a1"/>
    <w:link w:val="a4"/>
    <w:rsid w:val="00815962"/>
    <w:rPr>
      <w:rFonts w:asciiTheme="minorHAnsi" w:eastAsiaTheme="minorEastAsia" w:hAnsiTheme="minorHAnsi" w:cstheme="minorBidi"/>
      <w:kern w:val="2"/>
      <w:sz w:val="21"/>
      <w:szCs w:val="24"/>
    </w:rPr>
  </w:style>
  <w:style w:type="character" w:customStyle="1" w:styleId="af1">
    <w:name w:val="批注主题 字符"/>
    <w:basedOn w:val="a5"/>
    <w:link w:val="af0"/>
    <w:rsid w:val="00815962"/>
    <w:rPr>
      <w:rFonts w:asciiTheme="minorHAnsi" w:eastAsiaTheme="minorEastAsia" w:hAnsiTheme="minorHAnsi" w:cstheme="minorBidi"/>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5.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13</Pages>
  <Words>1367</Words>
  <Characters>7798</Characters>
  <Application>Microsoft Office Word</Application>
  <DocSecurity>0</DocSecurity>
  <Lines>64</Lines>
  <Paragraphs>18</Paragraphs>
  <ScaleCrop>false</ScaleCrop>
  <Company/>
  <LinksUpToDate>false</LinksUpToDate>
  <CharactersWithSpaces>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dong.chen</dc:creator>
  <cp:lastModifiedBy>王玉</cp:lastModifiedBy>
  <cp:revision>2</cp:revision>
  <dcterms:created xsi:type="dcterms:W3CDTF">2025-05-02T15:57:00Z</dcterms:created>
  <dcterms:modified xsi:type="dcterms:W3CDTF">2026-08-03T06:56:00Z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eyJoZGlkIjoiNWI3YWFjZTJkMzJjM2FhNmQ2MzZhOTkxMDBiYTVmOWEiLCJ1c2VySWQiOiIyMzY5OTQ0MTYifQ==</vt:lpwstr>
  </property>
  <property fmtid="{D5CDD505-2E9C-101B-9397-08002B2CF9AE}" pid="4" name="ICV">
    <vt:lpwstr>FCB12A6E589F489EB8795C882A9F703F_13</vt:lpwstr>
  </property>
</Properties>
</file>